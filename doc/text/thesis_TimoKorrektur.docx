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2DA87" w14:textId="77777777" w:rsidR="00233BB4" w:rsidRDefault="008D08FB">
      <w:pPr>
        <w:spacing w:after="0" w:line="259" w:lineRule="auto"/>
        <w:ind w:left="852" w:firstLine="0"/>
        <w:jc w:val="left"/>
      </w:pPr>
      <w:r>
        <w:rPr>
          <w:sz w:val="41"/>
        </w:rPr>
        <w:t>Eberhard Karls Universita¨t Tu¨bingen</w:t>
      </w:r>
    </w:p>
    <w:p w14:paraId="50361DBF" w14:textId="77777777" w:rsidR="00233BB4" w:rsidRDefault="008D08FB">
      <w:pPr>
        <w:spacing w:after="2504"/>
        <w:jc w:val="center"/>
      </w:pPr>
      <w:r>
        <w:rPr>
          <w:sz w:val="29"/>
        </w:rPr>
        <w:t>Mathematisch-Naturwissenschaftliche Fakulta¨t Wilhelm-Schickard-Institut fu¨r Informatik</w:t>
      </w:r>
    </w:p>
    <w:p w14:paraId="472004C6" w14:textId="77777777" w:rsidR="00233BB4" w:rsidRPr="007E7DAB" w:rsidRDefault="008D08FB">
      <w:pPr>
        <w:pStyle w:val="Heading1"/>
        <w:spacing w:after="940" w:line="259" w:lineRule="auto"/>
        <w:ind w:left="885" w:firstLine="0"/>
        <w:rPr>
          <w:lang w:val="en-US"/>
        </w:rPr>
      </w:pPr>
      <w:r w:rsidRPr="007E7DAB">
        <w:rPr>
          <w:b w:val="0"/>
          <w:lang w:val="en-US"/>
        </w:rPr>
        <w:t>Bachelor Thesis Bioinformatics</w:t>
      </w:r>
    </w:p>
    <w:p w14:paraId="3263F859" w14:textId="77777777" w:rsidR="00233BB4" w:rsidRPr="007E7DAB" w:rsidRDefault="008D08FB">
      <w:pPr>
        <w:spacing w:after="701" w:line="259" w:lineRule="auto"/>
        <w:ind w:left="0" w:firstLine="0"/>
        <w:jc w:val="center"/>
        <w:rPr>
          <w:lang w:val="en-US"/>
        </w:rPr>
      </w:pPr>
      <w:commentRangeStart w:id="0"/>
      <w:commentRangeStart w:id="1"/>
      <w:r w:rsidRPr="007E7DAB">
        <w:rPr>
          <w:b/>
          <w:sz w:val="34"/>
          <w:lang w:val="en-US"/>
        </w:rPr>
        <w:t>Semi-supervised learning for nucleic acid cross-linking mass spectrometry</w:t>
      </w:r>
      <w:commentRangeEnd w:id="0"/>
      <w:r w:rsidR="007E7DAB">
        <w:rPr>
          <w:rStyle w:val="CommentReference"/>
        </w:rPr>
        <w:commentReference w:id="0"/>
      </w:r>
      <w:commentRangeEnd w:id="1"/>
      <w:r w:rsidR="007E7DAB">
        <w:rPr>
          <w:rStyle w:val="CommentReference"/>
        </w:rPr>
        <w:commentReference w:id="1"/>
      </w:r>
    </w:p>
    <w:p w14:paraId="403B2EB2" w14:textId="77777777" w:rsidR="00233BB4" w:rsidRDefault="008D08FB">
      <w:pPr>
        <w:spacing w:after="210"/>
        <w:jc w:val="center"/>
      </w:pPr>
      <w:r>
        <w:rPr>
          <w:sz w:val="29"/>
        </w:rPr>
        <w:t>Emil Paulitz</w:t>
      </w:r>
    </w:p>
    <w:p w14:paraId="397B3DA1" w14:textId="77777777" w:rsidR="00233BB4" w:rsidRDefault="008D08FB">
      <w:pPr>
        <w:spacing w:after="1631" w:line="265" w:lineRule="auto"/>
        <w:jc w:val="center"/>
      </w:pPr>
      <w:r>
        <w:t>14.08.2020</w:t>
      </w:r>
    </w:p>
    <w:p w14:paraId="47F81098" w14:textId="77777777" w:rsidR="00233BB4" w:rsidRDefault="008D08FB">
      <w:pPr>
        <w:pStyle w:val="Heading2"/>
        <w:spacing w:after="289" w:line="265" w:lineRule="auto"/>
        <w:ind w:left="19" w:right="9"/>
        <w:jc w:val="center"/>
      </w:pPr>
      <w:r>
        <w:rPr>
          <w:sz w:val="22"/>
        </w:rPr>
        <w:t>Reviewer</w:t>
      </w:r>
    </w:p>
    <w:p w14:paraId="12A17F86" w14:textId="77777777" w:rsidR="00233BB4" w:rsidRDefault="008D08FB">
      <w:pPr>
        <w:spacing w:after="3"/>
        <w:jc w:val="center"/>
      </w:pPr>
      <w:r>
        <w:rPr>
          <w:sz w:val="29"/>
        </w:rPr>
        <w:t>Prof. Oliver Kohlbacher</w:t>
      </w:r>
    </w:p>
    <w:p w14:paraId="58A5E529" w14:textId="77777777" w:rsidR="00233BB4" w:rsidRPr="007E7DAB" w:rsidRDefault="008D08FB">
      <w:pPr>
        <w:spacing w:after="278" w:line="259" w:lineRule="auto"/>
        <w:ind w:left="2077" w:right="2067"/>
        <w:jc w:val="center"/>
        <w:rPr>
          <w:lang w:val="en-US"/>
        </w:rPr>
      </w:pPr>
      <w:r w:rsidRPr="007E7DAB">
        <w:rPr>
          <w:sz w:val="20"/>
          <w:lang w:val="en-US"/>
        </w:rPr>
        <w:t xml:space="preserve">Department of Computer Science University of </w:t>
      </w:r>
      <w:proofErr w:type="spellStart"/>
      <w:r w:rsidRPr="007E7DAB">
        <w:rPr>
          <w:sz w:val="20"/>
          <w:lang w:val="en-US"/>
        </w:rPr>
        <w:t>Tu¨bingen</w:t>
      </w:r>
      <w:proofErr w:type="spellEnd"/>
    </w:p>
    <w:p w14:paraId="6F55398C" w14:textId="77777777" w:rsidR="00233BB4" w:rsidRPr="007E7DAB" w:rsidRDefault="008D08FB">
      <w:pPr>
        <w:pStyle w:val="Heading2"/>
        <w:spacing w:after="289" w:line="265" w:lineRule="auto"/>
        <w:ind w:left="19" w:right="9"/>
        <w:jc w:val="center"/>
        <w:rPr>
          <w:lang w:val="en-US"/>
        </w:rPr>
      </w:pPr>
      <w:r w:rsidRPr="007E7DAB">
        <w:rPr>
          <w:sz w:val="22"/>
          <w:lang w:val="en-US"/>
        </w:rPr>
        <w:t>Supervisor</w:t>
      </w:r>
    </w:p>
    <w:p w14:paraId="338DA007" w14:textId="77777777" w:rsidR="00233BB4" w:rsidRPr="007E7DAB" w:rsidRDefault="008D08FB">
      <w:pPr>
        <w:spacing w:after="3"/>
        <w:jc w:val="center"/>
        <w:rPr>
          <w:lang w:val="en-US"/>
        </w:rPr>
      </w:pPr>
      <w:r w:rsidRPr="007E7DAB">
        <w:rPr>
          <w:sz w:val="29"/>
          <w:lang w:val="en-US"/>
        </w:rPr>
        <w:t>Timo Sachsenberg</w:t>
      </w:r>
    </w:p>
    <w:p w14:paraId="5B41033C" w14:textId="77777777" w:rsidR="00233BB4" w:rsidRPr="007E7DAB" w:rsidRDefault="008D08FB">
      <w:pPr>
        <w:spacing w:after="35" w:line="259" w:lineRule="auto"/>
        <w:ind w:left="2077" w:right="2067"/>
        <w:jc w:val="center"/>
        <w:rPr>
          <w:lang w:val="en-US"/>
        </w:rPr>
      </w:pPr>
      <w:r w:rsidRPr="007E7DAB">
        <w:rPr>
          <w:sz w:val="20"/>
          <w:lang w:val="en-US"/>
        </w:rPr>
        <w:t>Applied Bioinformatics Group</w:t>
      </w:r>
    </w:p>
    <w:p w14:paraId="6825F4B4" w14:textId="77777777" w:rsidR="00233BB4" w:rsidRPr="007E7DAB" w:rsidRDefault="008D08FB">
      <w:pPr>
        <w:spacing w:after="35" w:line="259" w:lineRule="auto"/>
        <w:ind w:left="2077" w:right="2067"/>
        <w:jc w:val="center"/>
        <w:rPr>
          <w:lang w:val="en-US"/>
        </w:rPr>
      </w:pPr>
      <w:r w:rsidRPr="007E7DAB">
        <w:rPr>
          <w:sz w:val="20"/>
          <w:lang w:val="en-US"/>
        </w:rPr>
        <w:t xml:space="preserve">University of </w:t>
      </w:r>
      <w:proofErr w:type="spellStart"/>
      <w:r w:rsidRPr="007E7DAB">
        <w:rPr>
          <w:sz w:val="20"/>
          <w:lang w:val="en-US"/>
        </w:rPr>
        <w:t>Tu¨bingen</w:t>
      </w:r>
      <w:proofErr w:type="spellEnd"/>
    </w:p>
    <w:p w14:paraId="13298A6A" w14:textId="77777777" w:rsidR="00233BB4" w:rsidRPr="007E7DAB" w:rsidRDefault="008D08FB">
      <w:pPr>
        <w:spacing w:after="0" w:line="259" w:lineRule="auto"/>
        <w:ind w:left="361"/>
        <w:jc w:val="left"/>
        <w:rPr>
          <w:lang w:val="en-US"/>
        </w:rPr>
      </w:pPr>
      <w:proofErr w:type="spellStart"/>
      <w:r w:rsidRPr="007E7DAB">
        <w:rPr>
          <w:b/>
          <w:lang w:val="en-US"/>
        </w:rPr>
        <w:t>Paulitz</w:t>
      </w:r>
      <w:proofErr w:type="spellEnd"/>
      <w:r w:rsidRPr="007E7DAB">
        <w:rPr>
          <w:b/>
          <w:lang w:val="en-US"/>
        </w:rPr>
        <w:t>, Emilian Nicolaus Simons:</w:t>
      </w:r>
    </w:p>
    <w:p w14:paraId="3BAFC300" w14:textId="77777777" w:rsidR="00233BB4" w:rsidRPr="007E7DAB" w:rsidRDefault="008D08FB">
      <w:pPr>
        <w:spacing w:after="0" w:line="246" w:lineRule="auto"/>
        <w:ind w:left="351" w:firstLine="0"/>
        <w:jc w:val="left"/>
        <w:rPr>
          <w:lang w:val="en-US"/>
        </w:rPr>
      </w:pPr>
      <w:r w:rsidRPr="007E7DAB">
        <w:rPr>
          <w:i/>
          <w:lang w:val="en-US"/>
        </w:rPr>
        <w:t>Semi-supervised learning for nucleic acid cross-linking mass spectrometry</w:t>
      </w:r>
    </w:p>
    <w:p w14:paraId="60D89D35" w14:textId="77777777" w:rsidR="00233BB4" w:rsidRDefault="008D08FB">
      <w:pPr>
        <w:ind w:left="361"/>
      </w:pPr>
      <w:r>
        <w:lastRenderedPageBreak/>
        <w:t>Bachelor Thesis Bioinformatics</w:t>
      </w:r>
    </w:p>
    <w:p w14:paraId="7113DBA8" w14:textId="77777777" w:rsidR="00233BB4" w:rsidRDefault="008D08FB">
      <w:pPr>
        <w:ind w:left="361"/>
      </w:pPr>
      <w:r>
        <w:t>Eberhard Karls Universita¨t Tu¨bingen</w:t>
      </w:r>
    </w:p>
    <w:p w14:paraId="21DEC155" w14:textId="77777777" w:rsidR="00233BB4" w:rsidRPr="007E7DAB" w:rsidRDefault="008D08FB">
      <w:pPr>
        <w:ind w:left="361"/>
        <w:rPr>
          <w:lang w:val="en-US"/>
        </w:rPr>
      </w:pPr>
      <w:r w:rsidRPr="007E7DAB">
        <w:rPr>
          <w:lang w:val="en-US"/>
        </w:rPr>
        <w:t>Period: 14.04.2020-14.08.2020</w:t>
      </w:r>
    </w:p>
    <w:p w14:paraId="79AB92BF" w14:textId="77777777" w:rsidR="00233BB4" w:rsidRPr="007E7DAB" w:rsidRDefault="008D08FB">
      <w:pPr>
        <w:spacing w:after="426" w:line="265" w:lineRule="auto"/>
        <w:ind w:right="-15"/>
        <w:jc w:val="right"/>
        <w:rPr>
          <w:lang w:val="en-US"/>
        </w:rPr>
      </w:pPr>
      <w:proofErr w:type="spellStart"/>
      <w:r w:rsidRPr="007E7DAB">
        <w:rPr>
          <w:lang w:val="en-US"/>
        </w:rPr>
        <w:t>i</w:t>
      </w:r>
      <w:proofErr w:type="spellEnd"/>
    </w:p>
    <w:p w14:paraId="4629A46B" w14:textId="77777777" w:rsidR="00233BB4" w:rsidRPr="007E7DAB" w:rsidRDefault="008D08FB">
      <w:pPr>
        <w:pStyle w:val="Heading2"/>
        <w:ind w:left="-5"/>
        <w:rPr>
          <w:lang w:val="en-US"/>
        </w:rPr>
      </w:pPr>
      <w:r w:rsidRPr="007E7DAB">
        <w:rPr>
          <w:lang w:val="en-US"/>
        </w:rPr>
        <w:t>Abstract</w:t>
      </w:r>
    </w:p>
    <w:p w14:paraId="4695809A" w14:textId="4F69D2FB" w:rsidR="00233BB4" w:rsidRPr="007E7DAB" w:rsidRDefault="008D08FB">
      <w:pPr>
        <w:ind w:left="-5"/>
        <w:rPr>
          <w:lang w:val="en-US"/>
        </w:rPr>
      </w:pPr>
      <w:r w:rsidRPr="007E7DAB">
        <w:rPr>
          <w:lang w:val="en-US"/>
        </w:rPr>
        <w:t xml:space="preserve">Modern analysis instruments in life sciences produce data on an </w:t>
      </w:r>
      <w:del w:id="2" w:author="Timo Sachsenberg" w:date="2020-08-10T11:22:00Z">
        <w:r w:rsidRPr="007E7DAB" w:rsidDel="007E7DAB">
          <w:rPr>
            <w:lang w:val="en-US"/>
          </w:rPr>
          <w:delText>ever larger</w:delText>
        </w:r>
      </w:del>
      <w:ins w:id="3" w:author="Timo Sachsenberg" w:date="2020-08-10T11:22:00Z">
        <w:r w:rsidR="007E7DAB" w:rsidRPr="007E7DAB">
          <w:rPr>
            <w:lang w:val="en-US"/>
          </w:rPr>
          <w:t>ever-larger</w:t>
        </w:r>
      </w:ins>
      <w:r w:rsidRPr="007E7DAB">
        <w:rPr>
          <w:lang w:val="en-US"/>
        </w:rPr>
        <w:t xml:space="preserve"> scale. While this allows more comprehensive insight into biological mechanisms, it also requires computational methods able to process the data appropriately. Currently, the method of choice for identification of a proteome, the entirety of proteins in a cell or an organism, is mass spectrometry, which produces spectra corresponding to the </w:t>
      </w:r>
      <w:del w:id="4" w:author="Timo Sachsenberg" w:date="2020-08-10T11:22:00Z">
        <w:r w:rsidRPr="007E7DAB" w:rsidDel="007E7DAB">
          <w:rPr>
            <w:lang w:val="en-US"/>
          </w:rPr>
          <w:delText>peptides</w:delText>
        </w:r>
      </w:del>
      <w:ins w:id="5" w:author="Timo Sachsenberg" w:date="2020-08-10T11:22:00Z">
        <w:r w:rsidR="007E7DAB" w:rsidRPr="007E7DAB">
          <w:rPr>
            <w:lang w:val="en-US"/>
          </w:rPr>
          <w:t>peptide’s</w:t>
        </w:r>
      </w:ins>
      <w:r w:rsidRPr="007E7DAB">
        <w:rPr>
          <w:lang w:val="en-US"/>
        </w:rPr>
        <w:t xml:space="preserve"> amino acid sequence. An important step in matching every spectrum to the peptide they originate from, is the well-established Percolator algorithm. It combines every given information and previously computed scores for a peptide-spectrum-match, to achieve best possible separation between correct and incorrect matches.</w:t>
      </w:r>
    </w:p>
    <w:p w14:paraId="707364B7" w14:textId="767690AE" w:rsidR="00233BB4" w:rsidRPr="007E7DAB" w:rsidRDefault="008D08FB">
      <w:pPr>
        <w:ind w:left="-5"/>
        <w:rPr>
          <w:lang w:val="en-US"/>
        </w:rPr>
      </w:pPr>
      <w:r w:rsidRPr="007E7DAB">
        <w:rPr>
          <w:lang w:val="en-US"/>
        </w:rPr>
        <w:t xml:space="preserve">In this thesis, the algorithm was transferred from C++ into the python programming language. This enables the use of machine learning libraries like scikit-learn, which can be utilized to </w:t>
      </w:r>
      <w:del w:id="6" w:author="Timo Sachsenberg" w:date="2020-08-10T11:22:00Z">
        <w:r w:rsidRPr="007E7DAB" w:rsidDel="007E7DAB">
          <w:rPr>
            <w:lang w:val="en-US"/>
          </w:rPr>
          <w:delText>more easily adapt the algorithm</w:delText>
        </w:r>
      </w:del>
      <w:ins w:id="7" w:author="Timo Sachsenberg" w:date="2020-08-10T11:22:00Z">
        <w:r w:rsidR="007E7DAB" w:rsidRPr="007E7DAB">
          <w:rPr>
            <w:lang w:val="en-US"/>
          </w:rPr>
          <w:t>adapt the algorithm more easily</w:t>
        </w:r>
      </w:ins>
      <w:r w:rsidRPr="007E7DAB">
        <w:rPr>
          <w:lang w:val="en-US"/>
        </w:rPr>
        <w:t xml:space="preserve"> to the special demands of one’s experiment. As such, we present </w:t>
      </w:r>
      <w:proofErr w:type="spellStart"/>
      <w:r w:rsidRPr="007E7DAB">
        <w:rPr>
          <w:lang w:val="en-US"/>
        </w:rPr>
        <w:t>Pycolator</w:t>
      </w:r>
      <w:proofErr w:type="spellEnd"/>
      <w:r w:rsidRPr="007E7DAB">
        <w:rPr>
          <w:lang w:val="en-US"/>
        </w:rPr>
        <w:t>, an adaptation of Percolator to the characteristics of peptides cross-linked onto (</w:t>
      </w:r>
      <w:proofErr w:type="spellStart"/>
      <w:r w:rsidRPr="007E7DAB">
        <w:rPr>
          <w:lang w:val="en-US"/>
        </w:rPr>
        <w:t>ribo</w:t>
      </w:r>
      <w:proofErr w:type="spellEnd"/>
      <w:r w:rsidRPr="007E7DAB">
        <w:rPr>
          <w:lang w:val="en-US"/>
        </w:rPr>
        <w:t>-) nucleotides, for which the original algorithm often does not provide optimal results.</w:t>
      </w:r>
      <w:commentRangeStart w:id="8"/>
      <w:commentRangeStart w:id="9"/>
      <w:r w:rsidRPr="007E7DAB">
        <w:rPr>
          <w:lang w:val="en-US"/>
        </w:rPr>
        <w:t xml:space="preserve"> The analysis of such proteins promises to yield insight about the interaction between peptides and DNA or RNA, possibly providing a more comprehensive view on the interactions driving biological systems.</w:t>
      </w:r>
      <w:commentRangeEnd w:id="8"/>
      <w:r w:rsidR="00DE15E7">
        <w:rPr>
          <w:rStyle w:val="CommentReference"/>
        </w:rPr>
        <w:commentReference w:id="8"/>
      </w:r>
      <w:commentRangeEnd w:id="9"/>
      <w:r w:rsidR="00DE15E7">
        <w:rPr>
          <w:rStyle w:val="CommentReference"/>
        </w:rPr>
        <w:commentReference w:id="9"/>
      </w:r>
      <w:r w:rsidRPr="007E7DAB">
        <w:rPr>
          <w:lang w:val="en-US"/>
        </w:rPr>
        <w:br w:type="page"/>
      </w:r>
    </w:p>
    <w:p w14:paraId="15EBB958" w14:textId="77777777" w:rsidR="00233BB4" w:rsidRPr="007E7DAB" w:rsidRDefault="008D08FB">
      <w:pPr>
        <w:spacing w:after="435"/>
        <w:ind w:left="-5"/>
        <w:rPr>
          <w:lang w:val="en-US"/>
        </w:rPr>
      </w:pPr>
      <w:r w:rsidRPr="007E7DAB">
        <w:rPr>
          <w:lang w:val="en-US"/>
        </w:rPr>
        <w:lastRenderedPageBreak/>
        <w:t>ii</w:t>
      </w:r>
    </w:p>
    <w:p w14:paraId="0F321800" w14:textId="77777777" w:rsidR="00233BB4" w:rsidRPr="007E7DAB" w:rsidRDefault="008D08FB">
      <w:pPr>
        <w:pStyle w:val="Heading2"/>
        <w:ind w:left="-5"/>
        <w:rPr>
          <w:lang w:val="en-US"/>
        </w:rPr>
      </w:pPr>
      <w:r w:rsidRPr="007E7DAB">
        <w:rPr>
          <w:lang w:val="en-US"/>
        </w:rPr>
        <w:t>Acknowledgements</w:t>
      </w:r>
    </w:p>
    <w:p w14:paraId="0FCF5FDD" w14:textId="77777777" w:rsidR="00233BB4" w:rsidRPr="007E7DAB" w:rsidRDefault="008D08FB">
      <w:pPr>
        <w:ind w:left="-5"/>
        <w:rPr>
          <w:lang w:val="en-US"/>
        </w:rPr>
      </w:pPr>
      <w:r w:rsidRPr="007E7DAB">
        <w:rPr>
          <w:lang w:val="en-US"/>
        </w:rPr>
        <w:t xml:space="preserve">I would like to express my gratitude to my supervisor Timo Sachsenberg, who over </w:t>
      </w:r>
      <w:proofErr w:type="gramStart"/>
      <w:r w:rsidRPr="007E7DAB">
        <w:rPr>
          <w:lang w:val="en-US"/>
        </w:rPr>
        <w:t>all of</w:t>
      </w:r>
      <w:proofErr w:type="gramEnd"/>
      <w:r w:rsidRPr="007E7DAB">
        <w:rPr>
          <w:lang w:val="en-US"/>
        </w:rPr>
        <w:t xml:space="preserve"> our online meetings had input, ideas and inspiration, never tiring of explaining unknown concepts and even responded to my questions on weekends.</w:t>
      </w:r>
    </w:p>
    <w:p w14:paraId="219D6D0A" w14:textId="192B3D57" w:rsidR="00233BB4" w:rsidRPr="007E7DAB" w:rsidRDefault="008D08FB">
      <w:pPr>
        <w:spacing w:after="8478"/>
        <w:ind w:left="-5"/>
        <w:rPr>
          <w:lang w:val="en-US"/>
        </w:rPr>
      </w:pPr>
      <w:r w:rsidRPr="007E7DAB">
        <w:rPr>
          <w:lang w:val="en-US"/>
        </w:rPr>
        <w:t xml:space="preserve">I also want to thank my proof-readers Jonathan </w:t>
      </w:r>
      <w:proofErr w:type="spellStart"/>
      <w:r w:rsidRPr="007E7DAB">
        <w:rPr>
          <w:lang w:val="en-US"/>
        </w:rPr>
        <w:t>Paulitz</w:t>
      </w:r>
      <w:proofErr w:type="spellEnd"/>
      <w:r w:rsidRPr="007E7DAB">
        <w:rPr>
          <w:lang w:val="en-US"/>
        </w:rPr>
        <w:t xml:space="preserve">, </w:t>
      </w:r>
      <w:proofErr w:type="spellStart"/>
      <w:r w:rsidRPr="007E7DAB">
        <w:rPr>
          <w:lang w:val="en-US"/>
        </w:rPr>
        <w:t>Benedikt</w:t>
      </w:r>
      <w:proofErr w:type="spellEnd"/>
      <w:r w:rsidRPr="007E7DAB">
        <w:rPr>
          <w:lang w:val="en-US"/>
        </w:rPr>
        <w:t xml:space="preserve"> </w:t>
      </w:r>
      <w:proofErr w:type="spellStart"/>
      <w:r w:rsidRPr="007E7DAB">
        <w:rPr>
          <w:lang w:val="en-US"/>
        </w:rPr>
        <w:t>R¨ossler</w:t>
      </w:r>
      <w:proofErr w:type="spellEnd"/>
      <w:r w:rsidRPr="007E7DAB">
        <w:rPr>
          <w:lang w:val="en-US"/>
        </w:rPr>
        <w:t xml:space="preserve"> and Simon </w:t>
      </w:r>
      <w:proofErr w:type="spellStart"/>
      <w:r w:rsidRPr="007E7DAB">
        <w:rPr>
          <w:lang w:val="en-US"/>
        </w:rPr>
        <w:t>Scha¨fermann</w:t>
      </w:r>
      <w:proofErr w:type="spellEnd"/>
      <w:r w:rsidRPr="007E7DAB">
        <w:rPr>
          <w:lang w:val="en-US"/>
        </w:rPr>
        <w:t xml:space="preserve">, as well as Carmen Gil </w:t>
      </w:r>
      <w:proofErr w:type="spellStart"/>
      <w:r w:rsidRPr="007E7DAB">
        <w:rPr>
          <w:lang w:val="en-US"/>
        </w:rPr>
        <w:t>Bredeho¨ft</w:t>
      </w:r>
      <w:proofErr w:type="spellEnd"/>
      <w:r w:rsidRPr="007E7DAB">
        <w:rPr>
          <w:lang w:val="en-US"/>
        </w:rPr>
        <w:t>, who encouraged me constantly and provided the perfect refreshment in critical moments. Lastly</w:t>
      </w:r>
      <w:ins w:id="10" w:author="Timo Sachsenberg" w:date="2020-08-10T11:17:00Z">
        <w:r w:rsidR="007E7DAB">
          <w:rPr>
            <w:lang w:val="en-US"/>
          </w:rPr>
          <w:t>,</w:t>
        </w:r>
      </w:ins>
      <w:r w:rsidRPr="007E7DAB">
        <w:rPr>
          <w:lang w:val="en-US"/>
        </w:rPr>
        <w:t xml:space="preserve"> I want to thank my cats for keeping me company and warming me every 10 minutes in the final phase of writing.</w:t>
      </w:r>
    </w:p>
    <w:p w14:paraId="2F6CE49D" w14:textId="154D882C" w:rsidR="00233BB4" w:rsidRPr="007E7DAB" w:rsidRDefault="008D08FB">
      <w:pPr>
        <w:ind w:left="-5"/>
        <w:rPr>
          <w:lang w:val="en-US"/>
        </w:rPr>
      </w:pPr>
      <w:r w:rsidRPr="007E7DAB">
        <w:rPr>
          <w:lang w:val="en-US"/>
        </w:rPr>
        <w:lastRenderedPageBreak/>
        <w:t xml:space="preserve">In accordance with the standard </w:t>
      </w:r>
      <w:del w:id="11" w:author="Timo Sachsenberg" w:date="2020-08-10T11:22:00Z">
        <w:r w:rsidRPr="007E7DAB" w:rsidDel="007E7DAB">
          <w:rPr>
            <w:lang w:val="en-US"/>
          </w:rPr>
          <w:delText>scientfic</w:delText>
        </w:r>
      </w:del>
      <w:ins w:id="12" w:author="Timo Sachsenberg" w:date="2020-08-10T11:22:00Z">
        <w:r w:rsidR="007E7DAB" w:rsidRPr="007E7DAB">
          <w:rPr>
            <w:lang w:val="en-US"/>
          </w:rPr>
          <w:t>scientific</w:t>
        </w:r>
      </w:ins>
      <w:r w:rsidRPr="007E7DAB">
        <w:rPr>
          <w:lang w:val="en-US"/>
        </w:rPr>
        <w:t xml:space="preserve"> protocol, I will use the personal pronoun </w:t>
      </w:r>
      <w:r w:rsidRPr="007E7DAB">
        <w:rPr>
          <w:i/>
          <w:lang w:val="en-US"/>
        </w:rPr>
        <w:t xml:space="preserve">we </w:t>
      </w:r>
      <w:r w:rsidRPr="007E7DAB">
        <w:rPr>
          <w:lang w:val="en-US"/>
        </w:rPr>
        <w:t>to indicate the reader and the writer or my scientific collaborators and myself.</w:t>
      </w:r>
    </w:p>
    <w:p w14:paraId="7F8B158D" w14:textId="77777777" w:rsidR="00233BB4" w:rsidRPr="007E7DAB" w:rsidRDefault="00233BB4">
      <w:pPr>
        <w:rPr>
          <w:lang w:val="en-US"/>
        </w:rPr>
        <w:sectPr w:rsidR="00233BB4" w:rsidRPr="007E7DAB">
          <w:headerReference w:type="even" r:id="rId11"/>
          <w:headerReference w:type="default" r:id="rId12"/>
          <w:footerReference w:type="even" r:id="rId13"/>
          <w:footerReference w:type="default" r:id="rId14"/>
          <w:headerReference w:type="first" r:id="rId15"/>
          <w:footerReference w:type="first" r:id="rId16"/>
          <w:pgSz w:w="11906" w:h="16838"/>
          <w:pgMar w:top="1513" w:right="1961" w:bottom="2022" w:left="2007" w:header="720" w:footer="720" w:gutter="0"/>
          <w:cols w:space="720"/>
        </w:sectPr>
      </w:pPr>
    </w:p>
    <w:p w14:paraId="15C6BD1C" w14:textId="77777777" w:rsidR="00233BB4" w:rsidRPr="007E7DAB" w:rsidRDefault="008D08FB">
      <w:pPr>
        <w:pStyle w:val="Heading1"/>
        <w:spacing w:after="559"/>
        <w:ind w:left="-5"/>
        <w:rPr>
          <w:lang w:val="en-US"/>
        </w:rPr>
      </w:pPr>
      <w:r w:rsidRPr="007E7DAB">
        <w:rPr>
          <w:lang w:val="en-US"/>
        </w:rPr>
        <w:lastRenderedPageBreak/>
        <w:t>Contents</w:t>
      </w:r>
    </w:p>
    <w:p w14:paraId="04518A75" w14:textId="77777777" w:rsidR="00233BB4" w:rsidRPr="007E7DAB" w:rsidRDefault="008D08FB">
      <w:pPr>
        <w:tabs>
          <w:tab w:val="right" w:pos="7937"/>
        </w:tabs>
        <w:spacing w:after="160" w:line="259" w:lineRule="auto"/>
        <w:ind w:left="0" w:firstLine="0"/>
        <w:jc w:val="left"/>
        <w:rPr>
          <w:lang w:val="en-US"/>
        </w:rPr>
      </w:pPr>
      <w:r w:rsidRPr="007E7DAB">
        <w:rPr>
          <w:b/>
          <w:lang w:val="en-US"/>
        </w:rPr>
        <w:t>List of Figures</w:t>
      </w:r>
      <w:r w:rsidRPr="007E7DAB">
        <w:rPr>
          <w:b/>
          <w:lang w:val="en-US"/>
        </w:rPr>
        <w:tab/>
        <w:t>v</w:t>
      </w:r>
    </w:p>
    <w:p w14:paraId="47394F38" w14:textId="77777777" w:rsidR="00233BB4" w:rsidRPr="007E7DAB" w:rsidRDefault="008D08FB">
      <w:pPr>
        <w:tabs>
          <w:tab w:val="right" w:pos="7937"/>
        </w:tabs>
        <w:spacing w:after="160" w:line="259" w:lineRule="auto"/>
        <w:ind w:left="0" w:firstLine="0"/>
        <w:jc w:val="left"/>
        <w:rPr>
          <w:lang w:val="en-US"/>
        </w:rPr>
      </w:pPr>
      <w:r w:rsidRPr="007E7DAB">
        <w:rPr>
          <w:b/>
          <w:lang w:val="en-US"/>
        </w:rPr>
        <w:t>List of Tables</w:t>
      </w:r>
      <w:r w:rsidRPr="007E7DAB">
        <w:rPr>
          <w:b/>
          <w:lang w:val="en-US"/>
        </w:rPr>
        <w:tab/>
        <w:t>vii</w:t>
      </w:r>
    </w:p>
    <w:p w14:paraId="7CA0F154" w14:textId="77777777" w:rsidR="00233BB4" w:rsidRDefault="008D08FB">
      <w:pPr>
        <w:tabs>
          <w:tab w:val="right" w:pos="7937"/>
        </w:tabs>
        <w:spacing w:after="160" w:line="259" w:lineRule="auto"/>
        <w:ind w:left="0" w:firstLine="0"/>
        <w:jc w:val="left"/>
      </w:pPr>
      <w:r>
        <w:rPr>
          <w:b/>
        </w:rPr>
        <w:t>List of Abbreviations</w:t>
      </w:r>
      <w:r>
        <w:rPr>
          <w:b/>
        </w:rPr>
        <w:tab/>
        <w:t>ix</w:t>
      </w:r>
    </w:p>
    <w:p w14:paraId="4557297D" w14:textId="77777777" w:rsidR="00233BB4" w:rsidRDefault="008D08FB">
      <w:pPr>
        <w:numPr>
          <w:ilvl w:val="0"/>
          <w:numId w:val="1"/>
        </w:numPr>
        <w:spacing w:after="160" w:line="259" w:lineRule="auto"/>
        <w:ind w:hanging="351"/>
        <w:jc w:val="left"/>
      </w:pPr>
      <w:r>
        <w:rPr>
          <w:b/>
        </w:rPr>
        <w:t>Introduction</w:t>
      </w:r>
      <w:r>
        <w:rPr>
          <w:b/>
        </w:rPr>
        <w:tab/>
        <w:t>1</w:t>
      </w:r>
    </w:p>
    <w:p w14:paraId="3BDF718F" w14:textId="77777777" w:rsidR="00233BB4" w:rsidRDefault="008D08FB">
      <w:pPr>
        <w:numPr>
          <w:ilvl w:val="1"/>
          <w:numId w:val="1"/>
        </w:numPr>
        <w:spacing w:after="160" w:line="259" w:lineRule="auto"/>
        <w:ind w:hanging="539"/>
        <w:jc w:val="left"/>
      </w:pPr>
      <w:r>
        <w:t>Background . . . . . . . . . . . . . . . . . . . . . . . . . . . . .</w:t>
      </w:r>
      <w:r>
        <w:tab/>
        <w:t>2</w:t>
      </w:r>
    </w:p>
    <w:p w14:paraId="061449ED" w14:textId="77777777" w:rsidR="00233BB4" w:rsidRDefault="008D08FB">
      <w:pPr>
        <w:numPr>
          <w:ilvl w:val="2"/>
          <w:numId w:val="1"/>
        </w:numPr>
        <w:spacing w:after="160" w:line="259" w:lineRule="auto"/>
        <w:ind w:hanging="749"/>
        <w:jc w:val="left"/>
      </w:pPr>
      <w:r>
        <w:t>Cross-linking</w:t>
      </w:r>
      <w:r>
        <w:tab/>
        <w:t>. . . . . . . . . . . . . . . . . . . . . . . .</w:t>
      </w:r>
      <w:r>
        <w:tab/>
        <w:t>2</w:t>
      </w:r>
    </w:p>
    <w:p w14:paraId="5364CDCE" w14:textId="77777777" w:rsidR="00233BB4" w:rsidRDefault="008D08FB">
      <w:pPr>
        <w:numPr>
          <w:ilvl w:val="2"/>
          <w:numId w:val="1"/>
        </w:numPr>
        <w:spacing w:after="160" w:line="259" w:lineRule="auto"/>
        <w:ind w:hanging="749"/>
        <w:jc w:val="left"/>
      </w:pPr>
      <w:r>
        <w:t>Mass Spectrometry . . . . . . . . . . . . . . . . . . . . .</w:t>
      </w:r>
      <w:r>
        <w:tab/>
        <w:t>2</w:t>
      </w:r>
    </w:p>
    <w:p w14:paraId="5D384754" w14:textId="77777777" w:rsidR="00233BB4" w:rsidRDefault="008D08FB">
      <w:pPr>
        <w:numPr>
          <w:ilvl w:val="2"/>
          <w:numId w:val="1"/>
        </w:numPr>
        <w:spacing w:after="160" w:line="259" w:lineRule="auto"/>
        <w:ind w:hanging="749"/>
        <w:jc w:val="left"/>
      </w:pPr>
      <w:r>
        <w:t>Bioinformatics Tools . . . . . . . . . . . . . . . . . . . .</w:t>
      </w:r>
      <w:r>
        <w:tab/>
        <w:t>3</w:t>
      </w:r>
    </w:p>
    <w:p w14:paraId="53154625" w14:textId="77777777" w:rsidR="00233BB4" w:rsidRDefault="008D08FB">
      <w:pPr>
        <w:numPr>
          <w:ilvl w:val="2"/>
          <w:numId w:val="1"/>
        </w:numPr>
        <w:spacing w:after="160" w:line="259" w:lineRule="auto"/>
        <w:ind w:hanging="749"/>
        <w:jc w:val="left"/>
      </w:pPr>
      <w:r>
        <w:t>Percolator . . . . . . . . . . . . . . . . . . . . . . . . . .</w:t>
      </w:r>
      <w:r>
        <w:tab/>
        <w:t>4</w:t>
      </w:r>
    </w:p>
    <w:p w14:paraId="7230D11B" w14:textId="77777777" w:rsidR="00233BB4" w:rsidRDefault="008D08FB">
      <w:pPr>
        <w:numPr>
          <w:ilvl w:val="2"/>
          <w:numId w:val="1"/>
        </w:numPr>
        <w:spacing w:after="160" w:line="259" w:lineRule="auto"/>
        <w:ind w:hanging="749"/>
        <w:jc w:val="left"/>
      </w:pPr>
      <w:r>
        <w:t>ROC curves . . . . . . . . . . . . . . . . . . . . . . . . .</w:t>
      </w:r>
      <w:r>
        <w:tab/>
        <w:t>5</w:t>
      </w:r>
    </w:p>
    <w:p w14:paraId="55D2E694" w14:textId="77777777" w:rsidR="00233BB4" w:rsidRDefault="008D08FB">
      <w:pPr>
        <w:numPr>
          <w:ilvl w:val="0"/>
          <w:numId w:val="1"/>
        </w:numPr>
        <w:spacing w:after="160" w:line="259" w:lineRule="auto"/>
        <w:ind w:hanging="351"/>
        <w:jc w:val="left"/>
      </w:pPr>
      <w:r>
        <w:rPr>
          <w:b/>
        </w:rPr>
        <w:t>Material and Methods</w:t>
      </w:r>
      <w:r>
        <w:rPr>
          <w:b/>
        </w:rPr>
        <w:tab/>
        <w:t>9</w:t>
      </w:r>
    </w:p>
    <w:p w14:paraId="16E499A7" w14:textId="77777777" w:rsidR="00233BB4" w:rsidRDefault="008D08FB">
      <w:pPr>
        <w:numPr>
          <w:ilvl w:val="1"/>
          <w:numId w:val="1"/>
        </w:numPr>
        <w:spacing w:after="160" w:line="259" w:lineRule="auto"/>
        <w:ind w:hanging="539"/>
        <w:jc w:val="left"/>
      </w:pPr>
      <w:r w:rsidRPr="007E7DAB">
        <w:rPr>
          <w:lang w:val="en-US"/>
        </w:rPr>
        <w:t>Implementation of the Percolator algorithm</w:t>
      </w:r>
      <w:r w:rsidRPr="007E7DAB">
        <w:rPr>
          <w:lang w:val="en-US"/>
        </w:rPr>
        <w:tab/>
        <w:t xml:space="preserve">. . . . . . </w:t>
      </w:r>
      <w:proofErr w:type="gramStart"/>
      <w:r w:rsidRPr="007E7DAB">
        <w:rPr>
          <w:lang w:val="en-US"/>
        </w:rPr>
        <w:t>. . . .</w:t>
      </w:r>
      <w:proofErr w:type="gramEnd"/>
      <w:r w:rsidRPr="007E7DAB">
        <w:rPr>
          <w:lang w:val="en-US"/>
        </w:rPr>
        <w:t xml:space="preserve"> .</w:t>
      </w:r>
      <w:r w:rsidRPr="007E7DAB">
        <w:rPr>
          <w:lang w:val="en-US"/>
        </w:rPr>
        <w:tab/>
      </w:r>
      <w:r>
        <w:t>9</w:t>
      </w:r>
    </w:p>
    <w:p w14:paraId="5AE765FF" w14:textId="77777777" w:rsidR="00233BB4" w:rsidRDefault="008D08FB">
      <w:pPr>
        <w:numPr>
          <w:ilvl w:val="1"/>
          <w:numId w:val="1"/>
        </w:numPr>
        <w:spacing w:after="159" w:line="265" w:lineRule="auto"/>
        <w:ind w:hanging="539"/>
        <w:jc w:val="left"/>
      </w:pPr>
      <w:r w:rsidRPr="007E7DAB">
        <w:rPr>
          <w:lang w:val="en-US"/>
        </w:rPr>
        <w:t xml:space="preserve">Adapting Percolator to Cross-link Identification . . . . . . . . . </w:t>
      </w:r>
      <w:r>
        <w:t>11</w:t>
      </w:r>
    </w:p>
    <w:p w14:paraId="7A40C8AA" w14:textId="77777777" w:rsidR="00233BB4" w:rsidRDefault="008D08FB">
      <w:pPr>
        <w:numPr>
          <w:ilvl w:val="2"/>
          <w:numId w:val="1"/>
        </w:numPr>
        <w:spacing w:after="159" w:line="265" w:lineRule="auto"/>
        <w:ind w:hanging="749"/>
        <w:jc w:val="left"/>
      </w:pPr>
      <w:r>
        <w:t>Different Ranks . . . . . . . . . . . . . . . . . . . . . . . 12</w:t>
      </w:r>
    </w:p>
    <w:p w14:paraId="225F2A94" w14:textId="77777777" w:rsidR="00233BB4" w:rsidRDefault="008D08FB">
      <w:pPr>
        <w:numPr>
          <w:ilvl w:val="2"/>
          <w:numId w:val="1"/>
        </w:numPr>
        <w:spacing w:after="159" w:line="265" w:lineRule="auto"/>
        <w:ind w:hanging="749"/>
        <w:jc w:val="left"/>
      </w:pPr>
      <w:r w:rsidRPr="007E7DAB">
        <w:rPr>
          <w:lang w:val="en-US"/>
        </w:rPr>
        <w:t xml:space="preserve">Characteristics of Cross-linked PSMs . . . . . . </w:t>
      </w:r>
      <w:proofErr w:type="gramStart"/>
      <w:r w:rsidRPr="007E7DAB">
        <w:rPr>
          <w:lang w:val="en-US"/>
        </w:rPr>
        <w:t>. . . .</w:t>
      </w:r>
      <w:proofErr w:type="gramEnd"/>
      <w:r w:rsidRPr="007E7DAB">
        <w:rPr>
          <w:lang w:val="en-US"/>
        </w:rPr>
        <w:t xml:space="preserve"> . </w:t>
      </w:r>
      <w:r>
        <w:t>12</w:t>
      </w:r>
    </w:p>
    <w:p w14:paraId="37F13D51" w14:textId="77777777" w:rsidR="00233BB4" w:rsidRDefault="008D08FB">
      <w:pPr>
        <w:numPr>
          <w:ilvl w:val="2"/>
          <w:numId w:val="1"/>
        </w:numPr>
        <w:spacing w:after="399" w:line="265" w:lineRule="auto"/>
        <w:ind w:hanging="749"/>
        <w:jc w:val="left"/>
      </w:pPr>
      <w:r>
        <w:t>Small datasets . . . . . . . . . . . . . . . . . . . . . . . . 14</w:t>
      </w:r>
    </w:p>
    <w:p w14:paraId="3CCA2631" w14:textId="77777777" w:rsidR="00233BB4" w:rsidRDefault="008D08FB">
      <w:pPr>
        <w:pStyle w:val="Heading2"/>
        <w:tabs>
          <w:tab w:val="right" w:pos="7937"/>
        </w:tabs>
        <w:spacing w:after="165" w:line="259" w:lineRule="auto"/>
        <w:ind w:left="-15" w:firstLine="0"/>
      </w:pPr>
      <w:r>
        <w:rPr>
          <w:sz w:val="24"/>
        </w:rPr>
        <w:t>3 Results</w:t>
      </w:r>
      <w:r>
        <w:rPr>
          <w:sz w:val="24"/>
        </w:rPr>
        <w:tab/>
        <w:t>17</w:t>
      </w:r>
    </w:p>
    <w:p w14:paraId="3227F081" w14:textId="77777777" w:rsidR="00233BB4" w:rsidRPr="007E7DAB" w:rsidRDefault="008D08FB">
      <w:pPr>
        <w:tabs>
          <w:tab w:val="center" w:pos="501"/>
          <w:tab w:val="center" w:pos="3128"/>
          <w:tab w:val="right" w:pos="7937"/>
        </w:tabs>
        <w:spacing w:after="159" w:line="265" w:lineRule="auto"/>
        <w:ind w:left="0" w:right="-15" w:firstLine="0"/>
        <w:jc w:val="left"/>
        <w:rPr>
          <w:lang w:val="en-US"/>
        </w:rPr>
      </w:pPr>
      <w:r w:rsidRPr="007E7DAB">
        <w:rPr>
          <w:rFonts w:ascii="Calibri" w:eastAsia="Calibri" w:hAnsi="Calibri" w:cs="Calibri"/>
          <w:sz w:val="22"/>
          <w:lang w:val="en-US"/>
        </w:rPr>
        <w:tab/>
      </w:r>
      <w:r w:rsidRPr="007E7DAB">
        <w:rPr>
          <w:lang w:val="en-US"/>
        </w:rPr>
        <w:t>3.1</w:t>
      </w:r>
      <w:r w:rsidRPr="007E7DAB">
        <w:rPr>
          <w:lang w:val="en-US"/>
        </w:rPr>
        <w:tab/>
        <w:t>Implementation of the Percolator algorithm</w:t>
      </w:r>
      <w:r w:rsidRPr="007E7DAB">
        <w:rPr>
          <w:lang w:val="en-US"/>
        </w:rPr>
        <w:tab/>
        <w:t xml:space="preserve">. . . . . . </w:t>
      </w:r>
      <w:proofErr w:type="gramStart"/>
      <w:r w:rsidRPr="007E7DAB">
        <w:rPr>
          <w:lang w:val="en-US"/>
        </w:rPr>
        <w:t>. . . .</w:t>
      </w:r>
      <w:proofErr w:type="gramEnd"/>
      <w:r w:rsidRPr="007E7DAB">
        <w:rPr>
          <w:lang w:val="en-US"/>
        </w:rPr>
        <w:t xml:space="preserve"> . 17</w:t>
      </w:r>
    </w:p>
    <w:p w14:paraId="41426260" w14:textId="77777777" w:rsidR="00233BB4" w:rsidRPr="007E7DAB" w:rsidRDefault="008D08FB">
      <w:pPr>
        <w:tabs>
          <w:tab w:val="center" w:pos="501"/>
          <w:tab w:val="right" w:pos="7937"/>
        </w:tabs>
        <w:spacing w:after="159" w:line="265" w:lineRule="auto"/>
        <w:ind w:left="0" w:right="-15" w:firstLine="0"/>
        <w:jc w:val="left"/>
        <w:rPr>
          <w:lang w:val="en-US"/>
        </w:rPr>
      </w:pPr>
      <w:r w:rsidRPr="007E7DAB">
        <w:rPr>
          <w:rFonts w:ascii="Calibri" w:eastAsia="Calibri" w:hAnsi="Calibri" w:cs="Calibri"/>
          <w:sz w:val="22"/>
          <w:lang w:val="en-US"/>
        </w:rPr>
        <w:tab/>
      </w:r>
      <w:r w:rsidRPr="007E7DAB">
        <w:rPr>
          <w:lang w:val="en-US"/>
        </w:rPr>
        <w:t>3.2</w:t>
      </w:r>
      <w:r w:rsidRPr="007E7DAB">
        <w:rPr>
          <w:lang w:val="en-US"/>
        </w:rPr>
        <w:tab/>
        <w:t>Adapting Percolator to Cross-link Identification . . . . . . . . . 18</w:t>
      </w:r>
    </w:p>
    <w:p w14:paraId="2AC4CABA" w14:textId="77777777" w:rsidR="00233BB4" w:rsidRPr="007E7DAB" w:rsidRDefault="008D08FB">
      <w:pPr>
        <w:tabs>
          <w:tab w:val="right" w:pos="7937"/>
        </w:tabs>
        <w:spacing w:after="457" w:line="265" w:lineRule="auto"/>
        <w:ind w:left="-15" w:firstLine="0"/>
        <w:jc w:val="left"/>
        <w:rPr>
          <w:lang w:val="en-US"/>
        </w:rPr>
      </w:pPr>
      <w:r w:rsidRPr="007E7DAB">
        <w:rPr>
          <w:lang w:val="en-US"/>
        </w:rPr>
        <w:t>iv</w:t>
      </w:r>
      <w:r w:rsidRPr="007E7DAB">
        <w:rPr>
          <w:lang w:val="en-US"/>
        </w:rPr>
        <w:tab/>
      </w:r>
      <w:r w:rsidRPr="007E7DAB">
        <w:rPr>
          <w:rFonts w:ascii="Calibri" w:eastAsia="Calibri" w:hAnsi="Calibri" w:cs="Calibri"/>
          <w:i/>
          <w:lang w:val="en-US"/>
        </w:rPr>
        <w:t>CONTENTS</w:t>
      </w:r>
    </w:p>
    <w:p w14:paraId="5AA210D8" w14:textId="77777777" w:rsidR="00233BB4" w:rsidRDefault="008D08FB">
      <w:pPr>
        <w:tabs>
          <w:tab w:val="center" w:pos="1130"/>
          <w:tab w:val="right" w:pos="7937"/>
        </w:tabs>
        <w:spacing w:after="159" w:line="265" w:lineRule="auto"/>
        <w:ind w:left="0" w:right="-15" w:firstLine="0"/>
        <w:jc w:val="left"/>
      </w:pPr>
      <w:r w:rsidRPr="007E7DAB">
        <w:rPr>
          <w:rFonts w:ascii="Calibri" w:eastAsia="Calibri" w:hAnsi="Calibri" w:cs="Calibri"/>
          <w:sz w:val="22"/>
          <w:lang w:val="en-US"/>
        </w:rPr>
        <w:tab/>
      </w:r>
      <w:r w:rsidRPr="007E7DAB">
        <w:rPr>
          <w:lang w:val="en-US"/>
        </w:rPr>
        <w:t>3.2.1</w:t>
      </w:r>
      <w:r w:rsidRPr="007E7DAB">
        <w:rPr>
          <w:lang w:val="en-US"/>
        </w:rPr>
        <w:tab/>
        <w:t xml:space="preserve">Different Ranks . . . . . . . . . . . . . . . . . . </w:t>
      </w:r>
      <w:proofErr w:type="gramStart"/>
      <w:r w:rsidRPr="007E7DAB">
        <w:rPr>
          <w:lang w:val="en-US"/>
        </w:rPr>
        <w:t>. . . .</w:t>
      </w:r>
      <w:proofErr w:type="gramEnd"/>
      <w:r w:rsidRPr="007E7DAB">
        <w:rPr>
          <w:lang w:val="en-US"/>
        </w:rPr>
        <w:t xml:space="preserve"> . </w:t>
      </w:r>
      <w:r>
        <w:t>19</w:t>
      </w:r>
    </w:p>
    <w:p w14:paraId="166D0F0E" w14:textId="77777777" w:rsidR="00233BB4" w:rsidRDefault="008D08FB">
      <w:pPr>
        <w:tabs>
          <w:tab w:val="center" w:pos="1130"/>
          <w:tab w:val="right" w:pos="7937"/>
        </w:tabs>
        <w:spacing w:after="159" w:line="265" w:lineRule="auto"/>
        <w:ind w:left="0" w:right="-15" w:firstLine="0"/>
        <w:jc w:val="left"/>
      </w:pPr>
      <w:r>
        <w:rPr>
          <w:rFonts w:ascii="Calibri" w:eastAsia="Calibri" w:hAnsi="Calibri" w:cs="Calibri"/>
          <w:sz w:val="22"/>
        </w:rPr>
        <w:tab/>
      </w:r>
      <w:r>
        <w:t>3.2.2</w:t>
      </w:r>
      <w:r>
        <w:tab/>
        <w:t>Characteristics of Cross-linked PSMs . . . . . . . . . . . 19</w:t>
      </w:r>
    </w:p>
    <w:p w14:paraId="70E744BB" w14:textId="77777777" w:rsidR="00233BB4" w:rsidRDefault="008D08FB">
      <w:pPr>
        <w:tabs>
          <w:tab w:val="center" w:pos="1130"/>
          <w:tab w:val="right" w:pos="7937"/>
        </w:tabs>
        <w:spacing w:after="391" w:line="265" w:lineRule="auto"/>
        <w:ind w:left="0" w:right="-15" w:firstLine="0"/>
        <w:jc w:val="left"/>
      </w:pPr>
      <w:r>
        <w:rPr>
          <w:rFonts w:ascii="Calibri" w:eastAsia="Calibri" w:hAnsi="Calibri" w:cs="Calibri"/>
          <w:sz w:val="22"/>
        </w:rPr>
        <w:tab/>
      </w:r>
      <w:r>
        <w:t>3.2.3</w:t>
      </w:r>
      <w:r>
        <w:tab/>
        <w:t>Small datasets . . . . . . . . . . . . . . . . . . . . . . . . 22</w:t>
      </w:r>
    </w:p>
    <w:p w14:paraId="7344A00F" w14:textId="77777777" w:rsidR="00233BB4" w:rsidRDefault="008D08FB">
      <w:pPr>
        <w:numPr>
          <w:ilvl w:val="0"/>
          <w:numId w:val="2"/>
        </w:numPr>
        <w:spacing w:after="165" w:line="259" w:lineRule="auto"/>
        <w:ind w:hanging="351"/>
        <w:jc w:val="left"/>
      </w:pPr>
      <w:r>
        <w:rPr>
          <w:b/>
        </w:rPr>
        <w:t>Discussion</w:t>
      </w:r>
      <w:r>
        <w:rPr>
          <w:b/>
        </w:rPr>
        <w:tab/>
        <w:t>25</w:t>
      </w:r>
    </w:p>
    <w:p w14:paraId="2ABD4F78" w14:textId="77777777" w:rsidR="00233BB4" w:rsidRDefault="008D08FB">
      <w:pPr>
        <w:tabs>
          <w:tab w:val="center" w:pos="501"/>
          <w:tab w:val="right" w:pos="7937"/>
        </w:tabs>
        <w:spacing w:after="391" w:line="265" w:lineRule="auto"/>
        <w:ind w:left="0" w:right="-15" w:firstLine="0"/>
        <w:jc w:val="left"/>
      </w:pPr>
      <w:r>
        <w:rPr>
          <w:rFonts w:ascii="Calibri" w:eastAsia="Calibri" w:hAnsi="Calibri" w:cs="Calibri"/>
          <w:sz w:val="22"/>
        </w:rPr>
        <w:lastRenderedPageBreak/>
        <w:tab/>
      </w:r>
      <w:r>
        <w:t>4.1</w:t>
      </w:r>
      <w:r>
        <w:tab/>
        <w:t>Outlook . . . . . . . . . . . . . . . . . . . . . . . . . . . . . . . 29</w:t>
      </w:r>
    </w:p>
    <w:p w14:paraId="3B9E775A" w14:textId="77777777" w:rsidR="00233BB4" w:rsidRDefault="008D08FB">
      <w:pPr>
        <w:tabs>
          <w:tab w:val="right" w:pos="7937"/>
        </w:tabs>
        <w:spacing w:after="165" w:line="259" w:lineRule="auto"/>
        <w:ind w:left="-15" w:firstLine="0"/>
        <w:jc w:val="left"/>
      </w:pPr>
      <w:r>
        <w:rPr>
          <w:b/>
        </w:rPr>
        <w:t>Bibliography</w:t>
      </w:r>
      <w:r>
        <w:rPr>
          <w:b/>
        </w:rPr>
        <w:tab/>
        <w:t>31</w:t>
      </w:r>
      <w:r>
        <w:br w:type="page"/>
      </w:r>
    </w:p>
    <w:p w14:paraId="4955797B" w14:textId="77777777" w:rsidR="00233BB4" w:rsidRDefault="008D08FB">
      <w:pPr>
        <w:pStyle w:val="Heading1"/>
        <w:spacing w:after="808"/>
        <w:ind w:left="-5"/>
      </w:pPr>
      <w:r>
        <w:lastRenderedPageBreak/>
        <w:t>List of Figures</w:t>
      </w:r>
    </w:p>
    <w:p w14:paraId="6F224FF4" w14:textId="77777777" w:rsidR="00233BB4" w:rsidRPr="00DE15E7" w:rsidRDefault="008D08FB">
      <w:pPr>
        <w:tabs>
          <w:tab w:val="center" w:pos="501"/>
          <w:tab w:val="center" w:pos="4199"/>
          <w:tab w:val="right" w:pos="7937"/>
        </w:tabs>
        <w:spacing w:after="166"/>
        <w:ind w:left="0" w:firstLine="0"/>
        <w:jc w:val="left"/>
        <w:rPr>
          <w:lang w:val="en-US"/>
          <w:rPrChange w:id="13" w:author="Timo Sachsenberg" w:date="2020-08-10T12:05:00Z">
            <w:rPr/>
          </w:rPrChange>
        </w:rPr>
      </w:pPr>
      <w:r w:rsidRPr="007E7DAB">
        <w:rPr>
          <w:rFonts w:ascii="Calibri" w:eastAsia="Calibri" w:hAnsi="Calibri" w:cs="Calibri"/>
          <w:sz w:val="22"/>
          <w:lang w:val="en-US"/>
        </w:rPr>
        <w:tab/>
      </w:r>
      <w:r w:rsidRPr="007E7DAB">
        <w:rPr>
          <w:lang w:val="en-US"/>
        </w:rPr>
        <w:t>1.1</w:t>
      </w:r>
      <w:r w:rsidRPr="007E7DAB">
        <w:rPr>
          <w:lang w:val="en-US"/>
        </w:rPr>
        <w:tab/>
        <w:t xml:space="preserve">Example </w:t>
      </w:r>
      <w:commentRangeStart w:id="14"/>
      <w:commentRangeStart w:id="15"/>
      <w:r w:rsidRPr="007E7DAB">
        <w:rPr>
          <w:lang w:val="en-US"/>
        </w:rPr>
        <w:t xml:space="preserve">for </w:t>
      </w:r>
      <w:commentRangeEnd w:id="14"/>
      <w:r w:rsidR="00DE15E7">
        <w:rPr>
          <w:rStyle w:val="CommentReference"/>
        </w:rPr>
        <w:commentReference w:id="14"/>
      </w:r>
      <w:commentRangeEnd w:id="15"/>
      <w:r w:rsidR="00DE15E7">
        <w:rPr>
          <w:rStyle w:val="CommentReference"/>
        </w:rPr>
        <w:commentReference w:id="15"/>
      </w:r>
      <w:r w:rsidRPr="007E7DAB">
        <w:rPr>
          <w:lang w:val="en-US"/>
        </w:rPr>
        <w:t xml:space="preserve">a mass spectrum . . . . . . . . . . . . . . . </w:t>
      </w:r>
      <w:proofErr w:type="gramStart"/>
      <w:r w:rsidRPr="007E7DAB">
        <w:rPr>
          <w:lang w:val="en-US"/>
        </w:rPr>
        <w:t>. . . .</w:t>
      </w:r>
      <w:proofErr w:type="gramEnd"/>
      <w:r w:rsidRPr="007E7DAB">
        <w:rPr>
          <w:lang w:val="en-US"/>
        </w:rPr>
        <w:tab/>
      </w:r>
      <w:r w:rsidRPr="00DE15E7">
        <w:rPr>
          <w:lang w:val="en-US"/>
          <w:rPrChange w:id="16" w:author="Timo Sachsenberg" w:date="2020-08-10T12:05:00Z">
            <w:rPr/>
          </w:rPrChange>
        </w:rPr>
        <w:t>2</w:t>
      </w:r>
    </w:p>
    <w:p w14:paraId="12622F8A" w14:textId="1A66F0A6" w:rsidR="00233BB4" w:rsidRPr="00DE15E7" w:rsidRDefault="008D08FB">
      <w:pPr>
        <w:tabs>
          <w:tab w:val="center" w:pos="501"/>
          <w:tab w:val="center" w:pos="4199"/>
          <w:tab w:val="right" w:pos="7937"/>
        </w:tabs>
        <w:spacing w:after="166"/>
        <w:ind w:left="0" w:firstLine="0"/>
        <w:jc w:val="left"/>
        <w:rPr>
          <w:lang w:val="en-US"/>
          <w:rPrChange w:id="17" w:author="Timo Sachsenberg" w:date="2020-08-10T12:05:00Z">
            <w:rPr/>
          </w:rPrChange>
        </w:rPr>
      </w:pPr>
      <w:r w:rsidRPr="00DE15E7">
        <w:rPr>
          <w:rFonts w:ascii="Calibri" w:eastAsia="Calibri" w:hAnsi="Calibri" w:cs="Calibri"/>
          <w:sz w:val="22"/>
          <w:lang w:val="en-US"/>
          <w:rPrChange w:id="18" w:author="Timo Sachsenberg" w:date="2020-08-10T12:05:00Z">
            <w:rPr>
              <w:rFonts w:ascii="Calibri" w:eastAsia="Calibri" w:hAnsi="Calibri" w:cs="Calibri"/>
              <w:sz w:val="22"/>
            </w:rPr>
          </w:rPrChange>
        </w:rPr>
        <w:tab/>
      </w:r>
      <w:r w:rsidRPr="00DE15E7">
        <w:rPr>
          <w:lang w:val="en-US"/>
          <w:rPrChange w:id="19" w:author="Timo Sachsenberg" w:date="2020-08-10T12:05:00Z">
            <w:rPr/>
          </w:rPrChange>
        </w:rPr>
        <w:t>1.2</w:t>
      </w:r>
      <w:r w:rsidRPr="00DE15E7">
        <w:rPr>
          <w:lang w:val="en-US"/>
          <w:rPrChange w:id="20" w:author="Timo Sachsenberg" w:date="2020-08-10T12:05:00Z">
            <w:rPr/>
          </w:rPrChange>
        </w:rPr>
        <w:tab/>
        <w:t xml:space="preserve">Example </w:t>
      </w:r>
      <w:del w:id="21" w:author="Timo Sachsenberg" w:date="2020-08-10T12:06:00Z">
        <w:r w:rsidRPr="00DE15E7" w:rsidDel="00DE15E7">
          <w:rPr>
            <w:lang w:val="en-US"/>
            <w:rPrChange w:id="22" w:author="Timo Sachsenberg" w:date="2020-08-10T12:05:00Z">
              <w:rPr/>
            </w:rPrChange>
          </w:rPr>
          <w:delText xml:space="preserve">for </w:delText>
        </w:r>
      </w:del>
      <w:ins w:id="23" w:author="Timo Sachsenberg" w:date="2020-08-10T12:06:00Z">
        <w:r w:rsidR="00DE15E7">
          <w:rPr>
            <w:lang w:val="en-US"/>
          </w:rPr>
          <w:t>of</w:t>
        </w:r>
        <w:r w:rsidR="00DE15E7" w:rsidRPr="00DE15E7">
          <w:rPr>
            <w:lang w:val="en-US"/>
            <w:rPrChange w:id="24" w:author="Timo Sachsenberg" w:date="2020-08-10T12:05:00Z">
              <w:rPr/>
            </w:rPrChange>
          </w:rPr>
          <w:t xml:space="preserve"> </w:t>
        </w:r>
      </w:ins>
      <w:del w:id="25" w:author="Timo Sachsenberg" w:date="2020-08-10T12:06:00Z">
        <w:r w:rsidRPr="00DE15E7" w:rsidDel="00DE15E7">
          <w:rPr>
            <w:lang w:val="en-US"/>
            <w:rPrChange w:id="26" w:author="Timo Sachsenberg" w:date="2020-08-10T12:05:00Z">
              <w:rPr/>
            </w:rPrChange>
          </w:rPr>
          <w:delText xml:space="preserve">an </w:delText>
        </w:r>
      </w:del>
      <w:ins w:id="27" w:author="Timo Sachsenberg" w:date="2020-08-10T12:06:00Z">
        <w:r w:rsidR="00DE15E7">
          <w:rPr>
            <w:lang w:val="en-US"/>
          </w:rPr>
          <w:t>a</w:t>
        </w:r>
        <w:r w:rsidR="00DE15E7" w:rsidRPr="00DE15E7">
          <w:rPr>
            <w:lang w:val="en-US"/>
            <w:rPrChange w:id="28" w:author="Timo Sachsenberg" w:date="2020-08-10T12:05:00Z">
              <w:rPr/>
            </w:rPrChange>
          </w:rPr>
          <w:t xml:space="preserve"> </w:t>
        </w:r>
      </w:ins>
      <w:r w:rsidRPr="00DE15E7">
        <w:rPr>
          <w:lang w:val="en-US"/>
          <w:rPrChange w:id="29" w:author="Timo Sachsenberg" w:date="2020-08-10T12:05:00Z">
            <w:rPr/>
          </w:rPrChange>
        </w:rPr>
        <w:t>ROC curve . . . . . . . . . . . . . . . . . . . . .</w:t>
      </w:r>
      <w:r w:rsidRPr="00DE15E7">
        <w:rPr>
          <w:lang w:val="en-US"/>
          <w:rPrChange w:id="30" w:author="Timo Sachsenberg" w:date="2020-08-10T12:05:00Z">
            <w:rPr/>
          </w:rPrChange>
        </w:rPr>
        <w:tab/>
        <w:t>6</w:t>
      </w:r>
    </w:p>
    <w:p w14:paraId="5BC68A30" w14:textId="24914AD5" w:rsidR="00233BB4" w:rsidRPr="007E7DAB" w:rsidRDefault="008D08FB">
      <w:pPr>
        <w:tabs>
          <w:tab w:val="center" w:pos="501"/>
          <w:tab w:val="center" w:pos="4199"/>
          <w:tab w:val="right" w:pos="7937"/>
        </w:tabs>
        <w:spacing w:after="365"/>
        <w:ind w:left="0" w:firstLine="0"/>
        <w:jc w:val="left"/>
        <w:rPr>
          <w:lang w:val="en-US"/>
        </w:rPr>
      </w:pPr>
      <w:r w:rsidRPr="00DE15E7">
        <w:rPr>
          <w:rFonts w:ascii="Calibri" w:eastAsia="Calibri" w:hAnsi="Calibri" w:cs="Calibri"/>
          <w:sz w:val="22"/>
          <w:lang w:val="en-US"/>
          <w:rPrChange w:id="31" w:author="Timo Sachsenberg" w:date="2020-08-10T12:05:00Z">
            <w:rPr>
              <w:rFonts w:ascii="Calibri" w:eastAsia="Calibri" w:hAnsi="Calibri" w:cs="Calibri"/>
              <w:sz w:val="22"/>
            </w:rPr>
          </w:rPrChange>
        </w:rPr>
        <w:tab/>
      </w:r>
      <w:r w:rsidRPr="007E7DAB">
        <w:rPr>
          <w:lang w:val="en-US"/>
        </w:rPr>
        <w:t>1.3</w:t>
      </w:r>
      <w:r w:rsidRPr="007E7DAB">
        <w:rPr>
          <w:lang w:val="en-US"/>
        </w:rPr>
        <w:tab/>
        <w:t xml:space="preserve">Examples </w:t>
      </w:r>
      <w:del w:id="32" w:author="Timo Sachsenberg" w:date="2020-08-10T12:06:00Z">
        <w:r w:rsidRPr="007E7DAB" w:rsidDel="00DE15E7">
          <w:rPr>
            <w:lang w:val="en-US"/>
          </w:rPr>
          <w:delText xml:space="preserve">for </w:delText>
        </w:r>
      </w:del>
      <w:ins w:id="33" w:author="Timo Sachsenberg" w:date="2020-08-10T12:06:00Z">
        <w:r w:rsidR="00DE15E7">
          <w:rPr>
            <w:lang w:val="en-US"/>
          </w:rPr>
          <w:t>of</w:t>
        </w:r>
        <w:r w:rsidR="00DE15E7" w:rsidRPr="007E7DAB">
          <w:rPr>
            <w:lang w:val="en-US"/>
          </w:rPr>
          <w:t xml:space="preserve"> </w:t>
        </w:r>
      </w:ins>
      <w:r w:rsidRPr="007E7DAB">
        <w:rPr>
          <w:lang w:val="en-US"/>
        </w:rPr>
        <w:t xml:space="preserve">pseudo ROC curves . . . . . . . . . . . . </w:t>
      </w:r>
      <w:proofErr w:type="gramStart"/>
      <w:r w:rsidRPr="007E7DAB">
        <w:rPr>
          <w:lang w:val="en-US"/>
        </w:rPr>
        <w:t>. . . .</w:t>
      </w:r>
      <w:proofErr w:type="gramEnd"/>
      <w:r w:rsidRPr="007E7DAB">
        <w:rPr>
          <w:lang w:val="en-US"/>
        </w:rPr>
        <w:t xml:space="preserve"> .</w:t>
      </w:r>
      <w:r w:rsidRPr="007E7DAB">
        <w:rPr>
          <w:lang w:val="en-US"/>
        </w:rPr>
        <w:tab/>
        <w:t>7</w:t>
      </w:r>
    </w:p>
    <w:p w14:paraId="6AB03118" w14:textId="77777777" w:rsidR="00233BB4" w:rsidRPr="007E7DAB" w:rsidRDefault="008D08FB">
      <w:pPr>
        <w:tabs>
          <w:tab w:val="center" w:pos="501"/>
          <w:tab w:val="right" w:pos="7937"/>
        </w:tabs>
        <w:spacing w:after="166"/>
        <w:ind w:left="0" w:firstLine="0"/>
        <w:jc w:val="left"/>
        <w:rPr>
          <w:lang w:val="en-US"/>
        </w:rPr>
      </w:pPr>
      <w:r w:rsidRPr="007E7DAB">
        <w:rPr>
          <w:rFonts w:ascii="Calibri" w:eastAsia="Calibri" w:hAnsi="Calibri" w:cs="Calibri"/>
          <w:sz w:val="22"/>
          <w:lang w:val="en-US"/>
        </w:rPr>
        <w:tab/>
      </w:r>
      <w:r w:rsidRPr="007E7DAB">
        <w:rPr>
          <w:lang w:val="en-US"/>
        </w:rPr>
        <w:t>2.1</w:t>
      </w:r>
      <w:r w:rsidRPr="007E7DAB">
        <w:rPr>
          <w:lang w:val="en-US"/>
        </w:rPr>
        <w:tab/>
      </w:r>
      <w:commentRangeStart w:id="34"/>
      <w:commentRangeStart w:id="35"/>
      <w:commentRangeStart w:id="36"/>
      <w:r w:rsidRPr="007E7DAB">
        <w:rPr>
          <w:lang w:val="en-US"/>
        </w:rPr>
        <w:t xml:space="preserve">Procedure </w:t>
      </w:r>
      <w:commentRangeEnd w:id="34"/>
      <w:r w:rsidR="00DE15E7">
        <w:rPr>
          <w:rStyle w:val="CommentReference"/>
        </w:rPr>
        <w:commentReference w:id="34"/>
      </w:r>
      <w:commentRangeEnd w:id="35"/>
      <w:r w:rsidR="00DE15E7">
        <w:rPr>
          <w:rStyle w:val="CommentReference"/>
        </w:rPr>
        <w:commentReference w:id="35"/>
      </w:r>
      <w:commentRangeEnd w:id="36"/>
      <w:r w:rsidR="00DE15E7">
        <w:rPr>
          <w:rStyle w:val="CommentReference"/>
        </w:rPr>
        <w:commentReference w:id="36"/>
      </w:r>
      <w:r w:rsidRPr="007E7DAB">
        <w:rPr>
          <w:lang w:val="en-US"/>
        </w:rPr>
        <w:t xml:space="preserve">of Percolator . . . . . . . . . . . . . . . . . . </w:t>
      </w:r>
      <w:proofErr w:type="gramStart"/>
      <w:r w:rsidRPr="007E7DAB">
        <w:rPr>
          <w:lang w:val="en-US"/>
        </w:rPr>
        <w:t>. . . .</w:t>
      </w:r>
      <w:proofErr w:type="gramEnd"/>
      <w:r w:rsidRPr="007E7DAB">
        <w:rPr>
          <w:lang w:val="en-US"/>
        </w:rPr>
        <w:t xml:space="preserve"> . 10</w:t>
      </w:r>
    </w:p>
    <w:p w14:paraId="045867E0" w14:textId="7B7D8FCE" w:rsidR="00233BB4" w:rsidRPr="007E7DAB" w:rsidRDefault="008D08FB">
      <w:pPr>
        <w:tabs>
          <w:tab w:val="center" w:pos="501"/>
          <w:tab w:val="right" w:pos="7937"/>
        </w:tabs>
        <w:spacing w:after="365"/>
        <w:ind w:left="0" w:firstLine="0"/>
        <w:jc w:val="left"/>
        <w:rPr>
          <w:lang w:val="en-US"/>
        </w:rPr>
      </w:pPr>
      <w:r w:rsidRPr="007E7DAB">
        <w:rPr>
          <w:rFonts w:ascii="Calibri" w:eastAsia="Calibri" w:hAnsi="Calibri" w:cs="Calibri"/>
          <w:sz w:val="22"/>
          <w:lang w:val="en-US"/>
        </w:rPr>
        <w:tab/>
      </w:r>
      <w:r w:rsidRPr="007E7DAB">
        <w:rPr>
          <w:lang w:val="en-US"/>
        </w:rPr>
        <w:t>2.2</w:t>
      </w:r>
      <w:r w:rsidRPr="007E7DAB">
        <w:rPr>
          <w:lang w:val="en-US"/>
        </w:rPr>
        <w:tab/>
      </w:r>
      <w:commentRangeStart w:id="37"/>
      <w:del w:id="38" w:author="Timo Sachsenberg" w:date="2020-08-10T12:07:00Z">
        <w:r w:rsidRPr="007E7DAB" w:rsidDel="00DE15E7">
          <w:rPr>
            <w:lang w:val="en-US"/>
          </w:rPr>
          <w:delText xml:space="preserve">Procedure </w:delText>
        </w:r>
      </w:del>
      <w:ins w:id="39" w:author="Timo Sachsenberg" w:date="2020-08-10T12:07:00Z">
        <w:r w:rsidR="00DE15E7">
          <w:rPr>
            <w:lang w:val="en-US"/>
          </w:rPr>
          <w:t xml:space="preserve"> </w:t>
        </w:r>
        <w:r w:rsidR="00DE15E7" w:rsidRPr="007E7DAB">
          <w:rPr>
            <w:lang w:val="en-US"/>
          </w:rPr>
          <w:t xml:space="preserve"> </w:t>
        </w:r>
        <w:commentRangeEnd w:id="37"/>
        <w:r w:rsidR="00DE15E7">
          <w:rPr>
            <w:rStyle w:val="CommentReference"/>
          </w:rPr>
          <w:commentReference w:id="37"/>
        </w:r>
      </w:ins>
      <w:r w:rsidRPr="007E7DAB">
        <w:rPr>
          <w:lang w:val="en-US"/>
        </w:rPr>
        <w:t xml:space="preserve">of dealing with ranked PSMs . . . . . . . . . </w:t>
      </w:r>
      <w:proofErr w:type="gramStart"/>
      <w:r w:rsidRPr="007E7DAB">
        <w:rPr>
          <w:lang w:val="en-US"/>
        </w:rPr>
        <w:t>. . . .</w:t>
      </w:r>
      <w:proofErr w:type="gramEnd"/>
      <w:r w:rsidRPr="007E7DAB">
        <w:rPr>
          <w:lang w:val="en-US"/>
        </w:rPr>
        <w:t xml:space="preserve"> . 13</w:t>
      </w:r>
    </w:p>
    <w:p w14:paraId="4E959D0B" w14:textId="08706E82" w:rsidR="00233BB4" w:rsidRPr="007E7DAB" w:rsidRDefault="008D08FB">
      <w:pPr>
        <w:tabs>
          <w:tab w:val="center" w:pos="501"/>
          <w:tab w:val="right" w:pos="7937"/>
        </w:tabs>
        <w:spacing w:after="166"/>
        <w:ind w:left="0" w:firstLine="0"/>
        <w:jc w:val="left"/>
        <w:rPr>
          <w:lang w:val="en-US"/>
        </w:rPr>
      </w:pPr>
      <w:r w:rsidRPr="007E7DAB">
        <w:rPr>
          <w:rFonts w:ascii="Calibri" w:eastAsia="Calibri" w:hAnsi="Calibri" w:cs="Calibri"/>
          <w:sz w:val="22"/>
          <w:lang w:val="en-US"/>
        </w:rPr>
        <w:tab/>
      </w:r>
      <w:r w:rsidRPr="007E7DAB">
        <w:rPr>
          <w:lang w:val="en-US"/>
        </w:rPr>
        <w:t>3.1</w:t>
      </w:r>
      <w:r w:rsidRPr="007E7DAB">
        <w:rPr>
          <w:lang w:val="en-US"/>
        </w:rPr>
        <w:tab/>
        <w:t xml:space="preserve">Results of </w:t>
      </w:r>
      <w:del w:id="40" w:author="Timo Sachsenberg" w:date="2020-08-10T12:07:00Z">
        <w:r w:rsidRPr="007E7DAB" w:rsidDel="00DE15E7">
          <w:rPr>
            <w:lang w:val="en-US"/>
          </w:rPr>
          <w:delText xml:space="preserve">implementing </w:delText>
        </w:r>
      </w:del>
      <w:ins w:id="41" w:author="Timo Sachsenberg" w:date="2020-08-10T12:07:00Z">
        <w:r w:rsidR="00DE15E7">
          <w:rPr>
            <w:lang w:val="en-US"/>
          </w:rPr>
          <w:t xml:space="preserve"> </w:t>
        </w:r>
        <w:r w:rsidR="00DE15E7" w:rsidRPr="007E7DAB">
          <w:rPr>
            <w:lang w:val="en-US"/>
          </w:rPr>
          <w:t xml:space="preserve"> </w:t>
        </w:r>
      </w:ins>
      <w:r w:rsidRPr="007E7DAB">
        <w:rPr>
          <w:lang w:val="en-US"/>
        </w:rPr>
        <w:t xml:space="preserve">feature normalization . . . . . . </w:t>
      </w:r>
      <w:proofErr w:type="gramStart"/>
      <w:r w:rsidRPr="007E7DAB">
        <w:rPr>
          <w:lang w:val="en-US"/>
        </w:rPr>
        <w:t>. . . .</w:t>
      </w:r>
      <w:proofErr w:type="gramEnd"/>
      <w:r w:rsidRPr="007E7DAB">
        <w:rPr>
          <w:lang w:val="en-US"/>
        </w:rPr>
        <w:t xml:space="preserve"> 17</w:t>
      </w:r>
    </w:p>
    <w:p w14:paraId="5CB69054" w14:textId="41FF3868" w:rsidR="00233BB4" w:rsidRPr="007E7DAB" w:rsidRDefault="008D08FB">
      <w:pPr>
        <w:tabs>
          <w:tab w:val="center" w:pos="501"/>
          <w:tab w:val="center" w:pos="3957"/>
          <w:tab w:val="right" w:pos="7937"/>
        </w:tabs>
        <w:spacing w:after="166"/>
        <w:ind w:left="0" w:firstLine="0"/>
        <w:jc w:val="left"/>
        <w:rPr>
          <w:lang w:val="en-US"/>
        </w:rPr>
      </w:pPr>
      <w:r w:rsidRPr="007E7DAB">
        <w:rPr>
          <w:rFonts w:ascii="Calibri" w:eastAsia="Calibri" w:hAnsi="Calibri" w:cs="Calibri"/>
          <w:sz w:val="22"/>
          <w:lang w:val="en-US"/>
        </w:rPr>
        <w:tab/>
      </w:r>
      <w:r w:rsidRPr="007E7DAB">
        <w:rPr>
          <w:lang w:val="en-US"/>
        </w:rPr>
        <w:t>3.2</w:t>
      </w:r>
      <w:r w:rsidRPr="007E7DAB">
        <w:rPr>
          <w:lang w:val="en-US"/>
        </w:rPr>
        <w:tab/>
        <w:t xml:space="preserve">Examples </w:t>
      </w:r>
      <w:del w:id="42" w:author="Timo Sachsenberg" w:date="2020-08-10T12:07:00Z">
        <w:r w:rsidRPr="007E7DAB" w:rsidDel="00467D66">
          <w:rPr>
            <w:lang w:val="en-US"/>
          </w:rPr>
          <w:delText xml:space="preserve">for </w:delText>
        </w:r>
      </w:del>
      <w:ins w:id="43" w:author="Timo Sachsenberg" w:date="2020-08-10T12:07:00Z">
        <w:r w:rsidR="00467D66">
          <w:rPr>
            <w:lang w:val="en-US"/>
          </w:rPr>
          <w:t>of</w:t>
        </w:r>
        <w:r w:rsidR="00467D66" w:rsidRPr="007E7DAB">
          <w:rPr>
            <w:lang w:val="en-US"/>
          </w:rPr>
          <w:t xml:space="preserve"> </w:t>
        </w:r>
      </w:ins>
      <w:r w:rsidRPr="007E7DAB">
        <w:rPr>
          <w:lang w:val="en-US"/>
        </w:rPr>
        <w:t xml:space="preserve">pseudo ROC curves as produced by </w:t>
      </w:r>
      <w:proofErr w:type="spellStart"/>
      <w:r w:rsidRPr="007E7DAB">
        <w:rPr>
          <w:lang w:val="en-US"/>
        </w:rPr>
        <w:t>Pycolator</w:t>
      </w:r>
      <w:proofErr w:type="spellEnd"/>
      <w:r w:rsidRPr="007E7DAB">
        <w:rPr>
          <w:lang w:val="en-US"/>
        </w:rPr>
        <w:tab/>
      </w:r>
      <w:proofErr w:type="gramStart"/>
      <w:r w:rsidRPr="007E7DAB">
        <w:rPr>
          <w:lang w:val="en-US"/>
        </w:rPr>
        <w:t>. .</w:t>
      </w:r>
      <w:proofErr w:type="gramEnd"/>
      <w:r w:rsidRPr="007E7DAB">
        <w:rPr>
          <w:lang w:val="en-US"/>
        </w:rPr>
        <w:t xml:space="preserve"> 18</w:t>
      </w:r>
    </w:p>
    <w:p w14:paraId="62CBBE7B" w14:textId="77777777" w:rsidR="00233BB4" w:rsidRPr="007E7DAB" w:rsidRDefault="008D08FB">
      <w:pPr>
        <w:tabs>
          <w:tab w:val="center" w:pos="501"/>
          <w:tab w:val="center" w:pos="3216"/>
          <w:tab w:val="right" w:pos="7937"/>
        </w:tabs>
        <w:spacing w:after="166"/>
        <w:ind w:left="0" w:firstLine="0"/>
        <w:jc w:val="left"/>
        <w:rPr>
          <w:lang w:val="en-US"/>
        </w:rPr>
      </w:pPr>
      <w:r w:rsidRPr="007E7DAB">
        <w:rPr>
          <w:rFonts w:ascii="Calibri" w:eastAsia="Calibri" w:hAnsi="Calibri" w:cs="Calibri"/>
          <w:sz w:val="22"/>
          <w:lang w:val="en-US"/>
        </w:rPr>
        <w:tab/>
      </w:r>
      <w:r w:rsidRPr="007E7DAB">
        <w:rPr>
          <w:lang w:val="en-US"/>
        </w:rPr>
        <w:t>3.3</w:t>
      </w:r>
      <w:r w:rsidRPr="007E7DAB">
        <w:rPr>
          <w:lang w:val="en-US"/>
        </w:rPr>
        <w:tab/>
        <w:t>Results of strategies regarding different ranks</w:t>
      </w:r>
      <w:r w:rsidRPr="007E7DAB">
        <w:rPr>
          <w:lang w:val="en-US"/>
        </w:rPr>
        <w:tab/>
        <w:t xml:space="preserve">. . . . . . </w:t>
      </w:r>
      <w:proofErr w:type="gramStart"/>
      <w:r w:rsidRPr="007E7DAB">
        <w:rPr>
          <w:lang w:val="en-US"/>
        </w:rPr>
        <w:t>. . . .</w:t>
      </w:r>
      <w:proofErr w:type="gramEnd"/>
      <w:r w:rsidRPr="007E7DAB">
        <w:rPr>
          <w:lang w:val="en-US"/>
        </w:rPr>
        <w:t xml:space="preserve"> 20</w:t>
      </w:r>
    </w:p>
    <w:p w14:paraId="3D5757F7" w14:textId="77777777" w:rsidR="00233BB4" w:rsidRPr="007E7DAB" w:rsidRDefault="008D08FB">
      <w:pPr>
        <w:tabs>
          <w:tab w:val="center" w:pos="501"/>
          <w:tab w:val="right" w:pos="7937"/>
        </w:tabs>
        <w:spacing w:after="166"/>
        <w:ind w:left="0" w:firstLine="0"/>
        <w:jc w:val="left"/>
        <w:rPr>
          <w:lang w:val="en-US"/>
        </w:rPr>
      </w:pPr>
      <w:r w:rsidRPr="007E7DAB">
        <w:rPr>
          <w:rFonts w:ascii="Calibri" w:eastAsia="Calibri" w:hAnsi="Calibri" w:cs="Calibri"/>
          <w:sz w:val="22"/>
          <w:lang w:val="en-US"/>
        </w:rPr>
        <w:tab/>
      </w:r>
      <w:r w:rsidRPr="007E7DAB">
        <w:rPr>
          <w:lang w:val="en-US"/>
        </w:rPr>
        <w:t>3.4</w:t>
      </w:r>
      <w:r w:rsidRPr="007E7DAB">
        <w:rPr>
          <w:lang w:val="en-US"/>
        </w:rPr>
        <w:tab/>
      </w:r>
      <w:commentRangeStart w:id="44"/>
      <w:commentRangeStart w:id="45"/>
      <w:r w:rsidRPr="007E7DAB">
        <w:rPr>
          <w:lang w:val="en-US"/>
        </w:rPr>
        <w:t xml:space="preserve">Results of imputation </w:t>
      </w:r>
      <w:commentRangeEnd w:id="44"/>
      <w:r w:rsidR="00467D66">
        <w:rPr>
          <w:rStyle w:val="CommentReference"/>
        </w:rPr>
        <w:commentReference w:id="44"/>
      </w:r>
      <w:commentRangeEnd w:id="45"/>
      <w:r w:rsidR="00467D66">
        <w:rPr>
          <w:rStyle w:val="CommentReference"/>
        </w:rPr>
        <w:commentReference w:id="45"/>
      </w:r>
      <w:r w:rsidRPr="007E7DAB">
        <w:rPr>
          <w:lang w:val="en-US"/>
        </w:rPr>
        <w:t>. . . . . . . . . . . . . . . . . . . . . . . . 21</w:t>
      </w:r>
    </w:p>
    <w:p w14:paraId="5AD66C0E" w14:textId="77777777" w:rsidR="00233BB4" w:rsidRPr="007E7DAB" w:rsidRDefault="008D08FB">
      <w:pPr>
        <w:tabs>
          <w:tab w:val="center" w:pos="501"/>
          <w:tab w:val="right" w:pos="7937"/>
        </w:tabs>
        <w:spacing w:after="166"/>
        <w:ind w:left="0" w:firstLine="0"/>
        <w:jc w:val="left"/>
        <w:rPr>
          <w:lang w:val="en-US"/>
        </w:rPr>
      </w:pPr>
      <w:commentRangeStart w:id="46"/>
      <w:r w:rsidRPr="007E7DAB">
        <w:rPr>
          <w:rFonts w:ascii="Calibri" w:eastAsia="Calibri" w:hAnsi="Calibri" w:cs="Calibri"/>
          <w:sz w:val="22"/>
          <w:lang w:val="en-US"/>
        </w:rPr>
        <w:tab/>
      </w:r>
      <w:r w:rsidRPr="007E7DAB">
        <w:rPr>
          <w:lang w:val="en-US"/>
        </w:rPr>
        <w:t>3.5</w:t>
      </w:r>
      <w:r w:rsidRPr="007E7DAB">
        <w:rPr>
          <w:lang w:val="en-US"/>
        </w:rPr>
        <w:tab/>
        <w:t xml:space="preserve">Results of splitting the dataset . . . . . . . . . . . . . . . </w:t>
      </w:r>
      <w:proofErr w:type="gramStart"/>
      <w:r w:rsidRPr="007E7DAB">
        <w:rPr>
          <w:lang w:val="en-US"/>
        </w:rPr>
        <w:t>. . . .</w:t>
      </w:r>
      <w:proofErr w:type="gramEnd"/>
      <w:r w:rsidRPr="007E7DAB">
        <w:rPr>
          <w:lang w:val="en-US"/>
        </w:rPr>
        <w:t xml:space="preserve"> 22</w:t>
      </w:r>
      <w:commentRangeEnd w:id="46"/>
      <w:r w:rsidR="00467D66">
        <w:rPr>
          <w:rStyle w:val="CommentReference"/>
        </w:rPr>
        <w:commentReference w:id="46"/>
      </w:r>
    </w:p>
    <w:p w14:paraId="6EFC404E" w14:textId="77777777" w:rsidR="00233BB4" w:rsidRDefault="008D08FB">
      <w:pPr>
        <w:tabs>
          <w:tab w:val="center" w:pos="501"/>
          <w:tab w:val="right" w:pos="7937"/>
        </w:tabs>
        <w:spacing w:after="166"/>
        <w:ind w:left="0" w:firstLine="0"/>
        <w:jc w:val="left"/>
      </w:pPr>
      <w:r w:rsidRPr="007E7DAB">
        <w:rPr>
          <w:rFonts w:ascii="Calibri" w:eastAsia="Calibri" w:hAnsi="Calibri" w:cs="Calibri"/>
          <w:sz w:val="22"/>
          <w:lang w:val="en-US"/>
        </w:rPr>
        <w:tab/>
      </w:r>
      <w:r w:rsidRPr="007E7DAB">
        <w:rPr>
          <w:lang w:val="en-US"/>
        </w:rPr>
        <w:t>3.6</w:t>
      </w:r>
      <w:r w:rsidRPr="007E7DAB">
        <w:rPr>
          <w:lang w:val="en-US"/>
        </w:rPr>
        <w:tab/>
        <w:t xml:space="preserve">Correlation between AUC and dataset size . . . . . . . . . . . . </w:t>
      </w:r>
      <w:r>
        <w:t>23</w:t>
      </w:r>
    </w:p>
    <w:p w14:paraId="5E3BEDC4" w14:textId="77777777" w:rsidR="00233BB4" w:rsidRPr="007E7DAB" w:rsidRDefault="008D08FB">
      <w:pPr>
        <w:tabs>
          <w:tab w:val="center" w:pos="501"/>
          <w:tab w:val="right" w:pos="7937"/>
        </w:tabs>
        <w:spacing w:after="166"/>
        <w:ind w:left="0" w:firstLine="0"/>
        <w:jc w:val="left"/>
        <w:rPr>
          <w:lang w:val="en-US"/>
        </w:rPr>
      </w:pPr>
      <w:r>
        <w:rPr>
          <w:rFonts w:ascii="Calibri" w:eastAsia="Calibri" w:hAnsi="Calibri" w:cs="Calibri"/>
          <w:sz w:val="22"/>
        </w:rPr>
        <w:tab/>
      </w:r>
      <w:r w:rsidRPr="007E7DAB">
        <w:rPr>
          <w:lang w:val="en-US"/>
        </w:rPr>
        <w:t>3.7</w:t>
      </w:r>
      <w:r w:rsidRPr="007E7DAB">
        <w:rPr>
          <w:lang w:val="en-US"/>
        </w:rPr>
        <w:tab/>
        <w:t xml:space="preserve">Portion of high-confidence PSMs in different dataset sizes </w:t>
      </w:r>
      <w:proofErr w:type="gramStart"/>
      <w:r w:rsidRPr="007E7DAB">
        <w:rPr>
          <w:lang w:val="en-US"/>
        </w:rPr>
        <w:t>. . . .</w:t>
      </w:r>
      <w:proofErr w:type="gramEnd"/>
      <w:r w:rsidRPr="007E7DAB">
        <w:rPr>
          <w:lang w:val="en-US"/>
        </w:rPr>
        <w:t xml:space="preserve"> 23</w:t>
      </w:r>
    </w:p>
    <w:p w14:paraId="3C1D54BD" w14:textId="77777777" w:rsidR="00233BB4" w:rsidRPr="007E7DAB" w:rsidRDefault="008D08FB">
      <w:pPr>
        <w:tabs>
          <w:tab w:val="center" w:pos="501"/>
          <w:tab w:val="right" w:pos="7937"/>
        </w:tabs>
        <w:spacing w:after="166"/>
        <w:ind w:left="0" w:firstLine="0"/>
        <w:jc w:val="left"/>
        <w:rPr>
          <w:lang w:val="en-US"/>
        </w:rPr>
      </w:pPr>
      <w:r w:rsidRPr="007E7DAB">
        <w:rPr>
          <w:rFonts w:ascii="Calibri" w:eastAsia="Calibri" w:hAnsi="Calibri" w:cs="Calibri"/>
          <w:sz w:val="22"/>
          <w:lang w:val="en-US"/>
        </w:rPr>
        <w:tab/>
      </w:r>
      <w:r w:rsidRPr="007E7DAB">
        <w:rPr>
          <w:lang w:val="en-US"/>
        </w:rPr>
        <w:t>3.8</w:t>
      </w:r>
      <w:r w:rsidRPr="007E7DAB">
        <w:rPr>
          <w:lang w:val="en-US"/>
        </w:rPr>
        <w:tab/>
        <w:t xml:space="preserve">Effect of splitting on dataset and FDR estimation . . . </w:t>
      </w:r>
      <w:proofErr w:type="gramStart"/>
      <w:r w:rsidRPr="007E7DAB">
        <w:rPr>
          <w:lang w:val="en-US"/>
        </w:rPr>
        <w:t>. . . .</w:t>
      </w:r>
      <w:proofErr w:type="gramEnd"/>
      <w:r w:rsidRPr="007E7DAB">
        <w:rPr>
          <w:lang w:val="en-US"/>
        </w:rPr>
        <w:t xml:space="preserve"> . 24</w:t>
      </w:r>
    </w:p>
    <w:p w14:paraId="4C48BD03" w14:textId="77777777" w:rsidR="00233BB4" w:rsidRPr="007E7DAB" w:rsidRDefault="008D08FB">
      <w:pPr>
        <w:tabs>
          <w:tab w:val="center" w:pos="501"/>
          <w:tab w:val="center" w:pos="3217"/>
          <w:tab w:val="right" w:pos="7937"/>
        </w:tabs>
        <w:spacing w:after="365"/>
        <w:ind w:left="0" w:firstLine="0"/>
        <w:jc w:val="left"/>
        <w:rPr>
          <w:lang w:val="en-US"/>
        </w:rPr>
      </w:pPr>
      <w:r w:rsidRPr="007E7DAB">
        <w:rPr>
          <w:rFonts w:ascii="Calibri" w:eastAsia="Calibri" w:hAnsi="Calibri" w:cs="Calibri"/>
          <w:sz w:val="22"/>
          <w:lang w:val="en-US"/>
        </w:rPr>
        <w:tab/>
      </w:r>
      <w:r w:rsidRPr="007E7DAB">
        <w:rPr>
          <w:lang w:val="en-US"/>
        </w:rPr>
        <w:t>3.9</w:t>
      </w:r>
      <w:r w:rsidRPr="007E7DAB">
        <w:rPr>
          <w:lang w:val="en-US"/>
        </w:rPr>
        <w:tab/>
        <w:t xml:space="preserve">Performance of </w:t>
      </w:r>
      <w:proofErr w:type="spellStart"/>
      <w:r w:rsidRPr="007E7DAB">
        <w:rPr>
          <w:lang w:val="en-US"/>
        </w:rPr>
        <w:t>Pycolator</w:t>
      </w:r>
      <w:proofErr w:type="spellEnd"/>
      <w:r w:rsidRPr="007E7DAB">
        <w:rPr>
          <w:lang w:val="en-US"/>
        </w:rPr>
        <w:t xml:space="preserve"> on smaller datasets</w:t>
      </w:r>
      <w:r w:rsidRPr="007E7DAB">
        <w:rPr>
          <w:lang w:val="en-US"/>
        </w:rPr>
        <w:tab/>
        <w:t xml:space="preserve">. . . . . . </w:t>
      </w:r>
      <w:proofErr w:type="gramStart"/>
      <w:r w:rsidRPr="007E7DAB">
        <w:rPr>
          <w:lang w:val="en-US"/>
        </w:rPr>
        <w:t>. . . .</w:t>
      </w:r>
      <w:proofErr w:type="gramEnd"/>
      <w:r w:rsidRPr="007E7DAB">
        <w:rPr>
          <w:lang w:val="en-US"/>
        </w:rPr>
        <w:t xml:space="preserve"> 24</w:t>
      </w:r>
    </w:p>
    <w:p w14:paraId="1D87FA94" w14:textId="77777777" w:rsidR="00233BB4" w:rsidRPr="007E7DAB" w:rsidRDefault="008D08FB">
      <w:pPr>
        <w:tabs>
          <w:tab w:val="center" w:pos="501"/>
          <w:tab w:val="right" w:pos="7937"/>
        </w:tabs>
        <w:spacing w:after="166"/>
        <w:ind w:left="0" w:firstLine="0"/>
        <w:jc w:val="left"/>
        <w:rPr>
          <w:lang w:val="en-US"/>
        </w:rPr>
      </w:pPr>
      <w:r w:rsidRPr="007E7DAB">
        <w:rPr>
          <w:rFonts w:ascii="Calibri" w:eastAsia="Calibri" w:hAnsi="Calibri" w:cs="Calibri"/>
          <w:sz w:val="22"/>
          <w:lang w:val="en-US"/>
        </w:rPr>
        <w:tab/>
      </w:r>
      <w:r w:rsidRPr="007E7DAB">
        <w:rPr>
          <w:lang w:val="en-US"/>
        </w:rPr>
        <w:t>4.1</w:t>
      </w:r>
      <w:r w:rsidRPr="007E7DAB">
        <w:rPr>
          <w:lang w:val="en-US"/>
        </w:rPr>
        <w:tab/>
        <w:t xml:space="preserve">Pseudo ROC of very small datasets . . . . . . . . . . . . </w:t>
      </w:r>
      <w:proofErr w:type="gramStart"/>
      <w:r w:rsidRPr="007E7DAB">
        <w:rPr>
          <w:lang w:val="en-US"/>
        </w:rPr>
        <w:t>. . . .</w:t>
      </w:r>
      <w:proofErr w:type="gramEnd"/>
      <w:r w:rsidRPr="007E7DAB">
        <w:rPr>
          <w:lang w:val="en-US"/>
        </w:rPr>
        <w:t xml:space="preserve"> 27</w:t>
      </w:r>
    </w:p>
    <w:p w14:paraId="04A4B51E" w14:textId="77777777" w:rsidR="00233BB4" w:rsidRPr="007E7DAB" w:rsidRDefault="008D08FB">
      <w:pPr>
        <w:tabs>
          <w:tab w:val="center" w:pos="501"/>
          <w:tab w:val="right" w:pos="7937"/>
        </w:tabs>
        <w:ind w:left="0" w:firstLine="0"/>
        <w:jc w:val="left"/>
        <w:rPr>
          <w:lang w:val="en-US"/>
        </w:rPr>
      </w:pPr>
      <w:r w:rsidRPr="007E7DAB">
        <w:rPr>
          <w:rFonts w:ascii="Calibri" w:eastAsia="Calibri" w:hAnsi="Calibri" w:cs="Calibri"/>
          <w:sz w:val="22"/>
          <w:lang w:val="en-US"/>
        </w:rPr>
        <w:tab/>
      </w:r>
      <w:r w:rsidRPr="007E7DAB">
        <w:rPr>
          <w:lang w:val="en-US"/>
        </w:rPr>
        <w:t>4.2</w:t>
      </w:r>
      <w:r w:rsidRPr="007E7DAB">
        <w:rPr>
          <w:lang w:val="en-US"/>
        </w:rPr>
        <w:tab/>
      </w:r>
      <w:proofErr w:type="spellStart"/>
      <w:r w:rsidRPr="007E7DAB">
        <w:rPr>
          <w:lang w:val="en-US"/>
        </w:rPr>
        <w:t>Pycolator</w:t>
      </w:r>
      <w:proofErr w:type="spellEnd"/>
      <w:r w:rsidRPr="007E7DAB">
        <w:rPr>
          <w:lang w:val="en-US"/>
        </w:rPr>
        <w:t xml:space="preserve"> scheme . . . . . . . . . . . . . . . . . . . . . </w:t>
      </w:r>
      <w:proofErr w:type="gramStart"/>
      <w:r w:rsidRPr="007E7DAB">
        <w:rPr>
          <w:lang w:val="en-US"/>
        </w:rPr>
        <w:t>. . . .</w:t>
      </w:r>
      <w:proofErr w:type="gramEnd"/>
      <w:r w:rsidRPr="007E7DAB">
        <w:rPr>
          <w:lang w:val="en-US"/>
        </w:rPr>
        <w:t xml:space="preserve"> . 29</w:t>
      </w:r>
    </w:p>
    <w:p w14:paraId="3DC4FFF6" w14:textId="77777777" w:rsidR="00233BB4" w:rsidRPr="007E7DAB" w:rsidRDefault="008D08FB">
      <w:pPr>
        <w:tabs>
          <w:tab w:val="right" w:pos="7937"/>
        </w:tabs>
        <w:spacing w:after="152" w:line="265" w:lineRule="auto"/>
        <w:ind w:left="-15" w:firstLine="0"/>
        <w:jc w:val="left"/>
        <w:rPr>
          <w:lang w:val="en-US"/>
        </w:rPr>
      </w:pPr>
      <w:r w:rsidRPr="007E7DAB">
        <w:rPr>
          <w:lang w:val="en-US"/>
        </w:rPr>
        <w:t>vi</w:t>
      </w:r>
      <w:r w:rsidRPr="007E7DAB">
        <w:rPr>
          <w:lang w:val="en-US"/>
        </w:rPr>
        <w:tab/>
      </w:r>
      <w:r w:rsidRPr="007E7DAB">
        <w:rPr>
          <w:rFonts w:ascii="Calibri" w:eastAsia="Calibri" w:hAnsi="Calibri" w:cs="Calibri"/>
          <w:i/>
          <w:lang w:val="en-US"/>
        </w:rPr>
        <w:t>LIST OF FIGURES</w:t>
      </w:r>
      <w:r w:rsidRPr="007E7DAB">
        <w:rPr>
          <w:lang w:val="en-US"/>
        </w:rPr>
        <w:br w:type="page"/>
      </w:r>
    </w:p>
    <w:p w14:paraId="499C65D2" w14:textId="77777777" w:rsidR="00233BB4" w:rsidRPr="007E7DAB" w:rsidRDefault="008D08FB">
      <w:pPr>
        <w:pStyle w:val="Heading1"/>
        <w:spacing w:after="808"/>
        <w:ind w:left="-5"/>
        <w:rPr>
          <w:lang w:val="en-US"/>
        </w:rPr>
      </w:pPr>
      <w:r w:rsidRPr="007E7DAB">
        <w:rPr>
          <w:lang w:val="en-US"/>
        </w:rPr>
        <w:lastRenderedPageBreak/>
        <w:t>List of Tables</w:t>
      </w:r>
    </w:p>
    <w:p w14:paraId="0FFB00E2" w14:textId="77777777" w:rsidR="00233BB4" w:rsidRPr="007E7DAB" w:rsidRDefault="008D08FB">
      <w:pPr>
        <w:tabs>
          <w:tab w:val="center" w:pos="501"/>
          <w:tab w:val="center" w:pos="4115"/>
        </w:tabs>
        <w:spacing w:after="85"/>
        <w:ind w:left="0" w:firstLine="0"/>
        <w:jc w:val="left"/>
        <w:rPr>
          <w:lang w:val="en-US"/>
        </w:rPr>
      </w:pPr>
      <w:r w:rsidRPr="007E7DAB">
        <w:rPr>
          <w:rFonts w:ascii="Calibri" w:eastAsia="Calibri" w:hAnsi="Calibri" w:cs="Calibri"/>
          <w:sz w:val="22"/>
          <w:lang w:val="en-US"/>
        </w:rPr>
        <w:tab/>
      </w:r>
      <w:r w:rsidRPr="007E7DAB">
        <w:rPr>
          <w:lang w:val="en-US"/>
        </w:rPr>
        <w:t>3.1</w:t>
      </w:r>
      <w:r w:rsidRPr="007E7DAB">
        <w:rPr>
          <w:lang w:val="en-US"/>
        </w:rPr>
        <w:tab/>
        <w:t>Area under the pseudo ROC curves with and without balancing</w:t>
      </w:r>
    </w:p>
    <w:p w14:paraId="2B5D9E8B" w14:textId="77777777" w:rsidR="00233BB4" w:rsidRPr="007E7DAB" w:rsidRDefault="008D08FB">
      <w:pPr>
        <w:spacing w:after="159" w:line="265" w:lineRule="auto"/>
        <w:ind w:right="-15"/>
        <w:jc w:val="right"/>
        <w:rPr>
          <w:lang w:val="en-US"/>
        </w:rPr>
      </w:pPr>
      <w:r w:rsidRPr="007E7DAB">
        <w:rPr>
          <w:lang w:val="en-US"/>
        </w:rPr>
        <w:t xml:space="preserve">of classes . . . . . . . . . . . . . . . . . . . . . . . . . . . </w:t>
      </w:r>
      <w:proofErr w:type="gramStart"/>
      <w:r w:rsidRPr="007E7DAB">
        <w:rPr>
          <w:lang w:val="en-US"/>
        </w:rPr>
        <w:t>. . . .</w:t>
      </w:r>
      <w:proofErr w:type="gramEnd"/>
      <w:r w:rsidRPr="007E7DAB">
        <w:rPr>
          <w:lang w:val="en-US"/>
        </w:rPr>
        <w:t xml:space="preserve"> 21</w:t>
      </w:r>
      <w:r w:rsidRPr="007E7DAB">
        <w:rPr>
          <w:lang w:val="en-US"/>
        </w:rPr>
        <w:br w:type="page"/>
      </w:r>
    </w:p>
    <w:p w14:paraId="4197F610" w14:textId="77777777" w:rsidR="00233BB4" w:rsidRPr="007E7DAB" w:rsidRDefault="008D08FB">
      <w:pPr>
        <w:tabs>
          <w:tab w:val="right" w:pos="7937"/>
        </w:tabs>
        <w:spacing w:after="152" w:line="265" w:lineRule="auto"/>
        <w:ind w:left="-15" w:firstLine="0"/>
        <w:jc w:val="left"/>
        <w:rPr>
          <w:lang w:val="en-US"/>
        </w:rPr>
      </w:pPr>
      <w:r w:rsidRPr="007E7DAB">
        <w:rPr>
          <w:lang w:val="en-US"/>
        </w:rPr>
        <w:lastRenderedPageBreak/>
        <w:t>viii</w:t>
      </w:r>
      <w:r w:rsidRPr="007E7DAB">
        <w:rPr>
          <w:lang w:val="en-US"/>
        </w:rPr>
        <w:tab/>
      </w:r>
      <w:r w:rsidRPr="007E7DAB">
        <w:rPr>
          <w:rFonts w:ascii="Calibri" w:eastAsia="Calibri" w:hAnsi="Calibri" w:cs="Calibri"/>
          <w:i/>
          <w:lang w:val="en-US"/>
        </w:rPr>
        <w:t>LIST OF TABLES</w:t>
      </w:r>
      <w:r w:rsidRPr="007E7DAB">
        <w:rPr>
          <w:lang w:val="en-US"/>
        </w:rPr>
        <w:br w:type="page"/>
      </w:r>
    </w:p>
    <w:p w14:paraId="7DC7AD29" w14:textId="77777777" w:rsidR="00233BB4" w:rsidRDefault="008D08FB">
      <w:pPr>
        <w:pStyle w:val="Heading1"/>
        <w:spacing w:after="231"/>
        <w:ind w:left="-5"/>
      </w:pPr>
      <w:r>
        <w:lastRenderedPageBreak/>
        <w:t>List of Abbreviations</w:t>
      </w:r>
    </w:p>
    <w:tbl>
      <w:tblPr>
        <w:tblStyle w:val="TableGrid"/>
        <w:tblW w:w="5710" w:type="dxa"/>
        <w:tblInd w:w="0" w:type="dxa"/>
        <w:tblCellMar>
          <w:top w:w="0" w:type="dxa"/>
          <w:left w:w="0" w:type="dxa"/>
          <w:bottom w:w="0" w:type="dxa"/>
          <w:right w:w="0" w:type="dxa"/>
        </w:tblCellMar>
        <w:tblLook w:val="04A0" w:firstRow="1" w:lastRow="0" w:firstColumn="1" w:lastColumn="0" w:noHBand="0" w:noVBand="1"/>
      </w:tblPr>
      <w:tblGrid>
        <w:gridCol w:w="2134"/>
        <w:gridCol w:w="3576"/>
      </w:tblGrid>
      <w:tr w:rsidR="00233BB4" w14:paraId="2D9A81C8" w14:textId="77777777">
        <w:trPr>
          <w:trHeight w:val="251"/>
        </w:trPr>
        <w:tc>
          <w:tcPr>
            <w:tcW w:w="2134" w:type="dxa"/>
            <w:tcBorders>
              <w:top w:val="nil"/>
              <w:left w:val="nil"/>
              <w:bottom w:val="nil"/>
              <w:right w:val="nil"/>
            </w:tcBorders>
          </w:tcPr>
          <w:p w14:paraId="704AE691" w14:textId="77777777" w:rsidR="00233BB4" w:rsidRDefault="008D08FB">
            <w:pPr>
              <w:spacing w:after="0" w:line="259" w:lineRule="auto"/>
              <w:ind w:left="0" w:firstLine="0"/>
              <w:jc w:val="left"/>
            </w:pPr>
            <w:r>
              <w:rPr>
                <w:b/>
              </w:rPr>
              <w:t>MS</w:t>
            </w:r>
          </w:p>
        </w:tc>
        <w:tc>
          <w:tcPr>
            <w:tcW w:w="3576" w:type="dxa"/>
            <w:tcBorders>
              <w:top w:val="nil"/>
              <w:left w:val="nil"/>
              <w:bottom w:val="nil"/>
              <w:right w:val="nil"/>
            </w:tcBorders>
          </w:tcPr>
          <w:p w14:paraId="047C3F71" w14:textId="77777777" w:rsidR="00233BB4" w:rsidRDefault="008D08FB">
            <w:pPr>
              <w:spacing w:after="0" w:line="259" w:lineRule="auto"/>
              <w:ind w:left="0" w:firstLine="0"/>
              <w:jc w:val="left"/>
            </w:pPr>
            <w:r>
              <w:t>Mass Spectrometry</w:t>
            </w:r>
          </w:p>
        </w:tc>
      </w:tr>
      <w:tr w:rsidR="00233BB4" w14:paraId="2FE0A51A" w14:textId="77777777">
        <w:trPr>
          <w:trHeight w:val="289"/>
        </w:trPr>
        <w:tc>
          <w:tcPr>
            <w:tcW w:w="2134" w:type="dxa"/>
            <w:tcBorders>
              <w:top w:val="nil"/>
              <w:left w:val="nil"/>
              <w:bottom w:val="nil"/>
              <w:right w:val="nil"/>
            </w:tcBorders>
          </w:tcPr>
          <w:p w14:paraId="1B71A42F" w14:textId="77777777" w:rsidR="00233BB4" w:rsidRDefault="008D08FB">
            <w:pPr>
              <w:spacing w:after="0" w:line="259" w:lineRule="auto"/>
              <w:ind w:left="0" w:firstLine="0"/>
              <w:jc w:val="left"/>
            </w:pPr>
            <w:r>
              <w:rPr>
                <w:b/>
              </w:rPr>
              <w:t>LC</w:t>
            </w:r>
          </w:p>
        </w:tc>
        <w:tc>
          <w:tcPr>
            <w:tcW w:w="3576" w:type="dxa"/>
            <w:tcBorders>
              <w:top w:val="nil"/>
              <w:left w:val="nil"/>
              <w:bottom w:val="nil"/>
              <w:right w:val="nil"/>
            </w:tcBorders>
          </w:tcPr>
          <w:p w14:paraId="71B46056" w14:textId="77777777" w:rsidR="00233BB4" w:rsidRDefault="008D08FB">
            <w:pPr>
              <w:spacing w:after="0" w:line="259" w:lineRule="auto"/>
              <w:ind w:left="0" w:firstLine="0"/>
              <w:jc w:val="left"/>
            </w:pPr>
            <w:r>
              <w:t>Liquid Chromatography</w:t>
            </w:r>
          </w:p>
        </w:tc>
      </w:tr>
      <w:tr w:rsidR="00233BB4" w14:paraId="720A0E7C" w14:textId="77777777">
        <w:trPr>
          <w:trHeight w:val="289"/>
        </w:trPr>
        <w:tc>
          <w:tcPr>
            <w:tcW w:w="2134" w:type="dxa"/>
            <w:tcBorders>
              <w:top w:val="nil"/>
              <w:left w:val="nil"/>
              <w:bottom w:val="nil"/>
              <w:right w:val="nil"/>
            </w:tcBorders>
          </w:tcPr>
          <w:p w14:paraId="582A929D" w14:textId="77777777" w:rsidR="00233BB4" w:rsidRDefault="008D08FB">
            <w:pPr>
              <w:spacing w:after="0" w:line="259" w:lineRule="auto"/>
              <w:ind w:left="0" w:firstLine="0"/>
              <w:jc w:val="left"/>
            </w:pPr>
            <w:r>
              <w:rPr>
                <w:b/>
              </w:rPr>
              <w:t>MS/MS</w:t>
            </w:r>
          </w:p>
        </w:tc>
        <w:tc>
          <w:tcPr>
            <w:tcW w:w="3576" w:type="dxa"/>
            <w:tcBorders>
              <w:top w:val="nil"/>
              <w:left w:val="nil"/>
              <w:bottom w:val="nil"/>
              <w:right w:val="nil"/>
            </w:tcBorders>
          </w:tcPr>
          <w:p w14:paraId="74476567" w14:textId="77777777" w:rsidR="00233BB4" w:rsidRDefault="008D08FB">
            <w:pPr>
              <w:spacing w:after="0" w:line="259" w:lineRule="auto"/>
              <w:ind w:left="0" w:firstLine="0"/>
              <w:jc w:val="left"/>
            </w:pPr>
            <w:r>
              <w:t>Tandem Mass Spectrometry</w:t>
            </w:r>
          </w:p>
        </w:tc>
      </w:tr>
      <w:tr w:rsidR="00233BB4" w14:paraId="210E8F66" w14:textId="77777777">
        <w:trPr>
          <w:trHeight w:val="289"/>
        </w:trPr>
        <w:tc>
          <w:tcPr>
            <w:tcW w:w="2134" w:type="dxa"/>
            <w:tcBorders>
              <w:top w:val="nil"/>
              <w:left w:val="nil"/>
              <w:bottom w:val="nil"/>
              <w:right w:val="nil"/>
            </w:tcBorders>
          </w:tcPr>
          <w:p w14:paraId="06DAA4CF" w14:textId="77777777" w:rsidR="00233BB4" w:rsidRDefault="008D08FB">
            <w:pPr>
              <w:spacing w:after="0" w:line="259" w:lineRule="auto"/>
              <w:ind w:left="0" w:firstLine="0"/>
              <w:jc w:val="left"/>
            </w:pPr>
            <w:r>
              <w:rPr>
                <w:b/>
              </w:rPr>
              <w:t>PSM</w:t>
            </w:r>
          </w:p>
        </w:tc>
        <w:tc>
          <w:tcPr>
            <w:tcW w:w="3576" w:type="dxa"/>
            <w:tcBorders>
              <w:top w:val="nil"/>
              <w:left w:val="nil"/>
              <w:bottom w:val="nil"/>
              <w:right w:val="nil"/>
            </w:tcBorders>
          </w:tcPr>
          <w:p w14:paraId="0CF1531F" w14:textId="77777777" w:rsidR="00233BB4" w:rsidRDefault="008D08FB">
            <w:pPr>
              <w:spacing w:after="0" w:line="259" w:lineRule="auto"/>
              <w:ind w:left="0" w:firstLine="0"/>
              <w:jc w:val="left"/>
            </w:pPr>
            <w:r>
              <w:t>Peptide Spectrum Match</w:t>
            </w:r>
          </w:p>
        </w:tc>
      </w:tr>
      <w:tr w:rsidR="00233BB4" w14:paraId="2555DCAC" w14:textId="77777777">
        <w:trPr>
          <w:trHeight w:val="289"/>
        </w:trPr>
        <w:tc>
          <w:tcPr>
            <w:tcW w:w="2134" w:type="dxa"/>
            <w:tcBorders>
              <w:top w:val="nil"/>
              <w:left w:val="nil"/>
              <w:bottom w:val="nil"/>
              <w:right w:val="nil"/>
            </w:tcBorders>
          </w:tcPr>
          <w:p w14:paraId="46A00C4E" w14:textId="77777777" w:rsidR="00233BB4" w:rsidRDefault="008D08FB">
            <w:pPr>
              <w:spacing w:after="0" w:line="259" w:lineRule="auto"/>
              <w:ind w:left="0" w:firstLine="0"/>
              <w:jc w:val="left"/>
            </w:pPr>
            <w:r>
              <w:rPr>
                <w:b/>
              </w:rPr>
              <w:t>FDR</w:t>
            </w:r>
          </w:p>
        </w:tc>
        <w:tc>
          <w:tcPr>
            <w:tcW w:w="3576" w:type="dxa"/>
            <w:tcBorders>
              <w:top w:val="nil"/>
              <w:left w:val="nil"/>
              <w:bottom w:val="nil"/>
              <w:right w:val="nil"/>
            </w:tcBorders>
          </w:tcPr>
          <w:p w14:paraId="0504D46C" w14:textId="77777777" w:rsidR="00233BB4" w:rsidRDefault="008D08FB">
            <w:pPr>
              <w:spacing w:after="0" w:line="259" w:lineRule="auto"/>
              <w:ind w:left="0" w:firstLine="0"/>
              <w:jc w:val="left"/>
            </w:pPr>
            <w:r>
              <w:t>False Discovery Rate</w:t>
            </w:r>
          </w:p>
        </w:tc>
      </w:tr>
      <w:tr w:rsidR="00233BB4" w14:paraId="2328F1FC" w14:textId="77777777">
        <w:trPr>
          <w:trHeight w:val="289"/>
        </w:trPr>
        <w:tc>
          <w:tcPr>
            <w:tcW w:w="2134" w:type="dxa"/>
            <w:tcBorders>
              <w:top w:val="nil"/>
              <w:left w:val="nil"/>
              <w:bottom w:val="nil"/>
              <w:right w:val="nil"/>
            </w:tcBorders>
          </w:tcPr>
          <w:p w14:paraId="69FF771E" w14:textId="77777777" w:rsidR="00233BB4" w:rsidRDefault="008D08FB">
            <w:pPr>
              <w:spacing w:after="0" w:line="259" w:lineRule="auto"/>
              <w:ind w:left="0" w:firstLine="0"/>
              <w:jc w:val="left"/>
            </w:pPr>
            <w:r>
              <w:rPr>
                <w:b/>
              </w:rPr>
              <w:t>ROC</w:t>
            </w:r>
          </w:p>
        </w:tc>
        <w:tc>
          <w:tcPr>
            <w:tcW w:w="3576" w:type="dxa"/>
            <w:tcBorders>
              <w:top w:val="nil"/>
              <w:left w:val="nil"/>
              <w:bottom w:val="nil"/>
              <w:right w:val="nil"/>
            </w:tcBorders>
          </w:tcPr>
          <w:p w14:paraId="0889A26D" w14:textId="77777777" w:rsidR="00233BB4" w:rsidRDefault="008D08FB">
            <w:pPr>
              <w:spacing w:after="0" w:line="259" w:lineRule="auto"/>
              <w:ind w:left="0" w:firstLine="0"/>
            </w:pPr>
            <w:r>
              <w:t>Receiver Operating Characteristics</w:t>
            </w:r>
          </w:p>
        </w:tc>
      </w:tr>
      <w:tr w:rsidR="00233BB4" w14:paraId="145BDB53" w14:textId="77777777">
        <w:trPr>
          <w:trHeight w:val="289"/>
        </w:trPr>
        <w:tc>
          <w:tcPr>
            <w:tcW w:w="2134" w:type="dxa"/>
            <w:tcBorders>
              <w:top w:val="nil"/>
              <w:left w:val="nil"/>
              <w:bottom w:val="nil"/>
              <w:right w:val="nil"/>
            </w:tcBorders>
          </w:tcPr>
          <w:p w14:paraId="74D827D6" w14:textId="77777777" w:rsidR="00233BB4" w:rsidRDefault="008D08FB">
            <w:pPr>
              <w:spacing w:after="0" w:line="259" w:lineRule="auto"/>
              <w:ind w:left="0" w:firstLine="0"/>
              <w:jc w:val="left"/>
            </w:pPr>
            <w:r>
              <w:rPr>
                <w:b/>
              </w:rPr>
              <w:t>TPR</w:t>
            </w:r>
          </w:p>
        </w:tc>
        <w:tc>
          <w:tcPr>
            <w:tcW w:w="3576" w:type="dxa"/>
            <w:tcBorders>
              <w:top w:val="nil"/>
              <w:left w:val="nil"/>
              <w:bottom w:val="nil"/>
              <w:right w:val="nil"/>
            </w:tcBorders>
          </w:tcPr>
          <w:p w14:paraId="237D2E09" w14:textId="77777777" w:rsidR="00233BB4" w:rsidRDefault="008D08FB">
            <w:pPr>
              <w:spacing w:after="0" w:line="259" w:lineRule="auto"/>
              <w:ind w:left="0" w:firstLine="0"/>
              <w:jc w:val="left"/>
            </w:pPr>
            <w:r>
              <w:t>True Positive Rate</w:t>
            </w:r>
          </w:p>
        </w:tc>
      </w:tr>
      <w:tr w:rsidR="00233BB4" w14:paraId="1D5103D7" w14:textId="77777777">
        <w:trPr>
          <w:trHeight w:val="289"/>
        </w:trPr>
        <w:tc>
          <w:tcPr>
            <w:tcW w:w="2134" w:type="dxa"/>
            <w:tcBorders>
              <w:top w:val="nil"/>
              <w:left w:val="nil"/>
              <w:bottom w:val="nil"/>
              <w:right w:val="nil"/>
            </w:tcBorders>
          </w:tcPr>
          <w:p w14:paraId="22F9C0A4" w14:textId="77777777" w:rsidR="00233BB4" w:rsidRDefault="008D08FB">
            <w:pPr>
              <w:spacing w:after="0" w:line="259" w:lineRule="auto"/>
              <w:ind w:left="0" w:firstLine="0"/>
              <w:jc w:val="left"/>
            </w:pPr>
            <w:r>
              <w:rPr>
                <w:b/>
              </w:rPr>
              <w:t>FPR</w:t>
            </w:r>
          </w:p>
        </w:tc>
        <w:tc>
          <w:tcPr>
            <w:tcW w:w="3576" w:type="dxa"/>
            <w:tcBorders>
              <w:top w:val="nil"/>
              <w:left w:val="nil"/>
              <w:bottom w:val="nil"/>
              <w:right w:val="nil"/>
            </w:tcBorders>
          </w:tcPr>
          <w:p w14:paraId="626023F9" w14:textId="77777777" w:rsidR="00233BB4" w:rsidRDefault="008D08FB">
            <w:pPr>
              <w:spacing w:after="0" w:line="259" w:lineRule="auto"/>
              <w:ind w:left="0" w:firstLine="0"/>
              <w:jc w:val="left"/>
            </w:pPr>
            <w:r>
              <w:t>False Positive Rate</w:t>
            </w:r>
          </w:p>
        </w:tc>
      </w:tr>
      <w:tr w:rsidR="00233BB4" w14:paraId="4AD56F8F" w14:textId="77777777">
        <w:trPr>
          <w:trHeight w:val="289"/>
        </w:trPr>
        <w:tc>
          <w:tcPr>
            <w:tcW w:w="2134" w:type="dxa"/>
            <w:tcBorders>
              <w:top w:val="nil"/>
              <w:left w:val="nil"/>
              <w:bottom w:val="nil"/>
              <w:right w:val="nil"/>
            </w:tcBorders>
          </w:tcPr>
          <w:p w14:paraId="480D16A9" w14:textId="77777777" w:rsidR="00233BB4" w:rsidRDefault="008D08FB">
            <w:pPr>
              <w:spacing w:after="0" w:line="259" w:lineRule="auto"/>
              <w:ind w:left="0" w:firstLine="0"/>
              <w:jc w:val="left"/>
            </w:pPr>
            <w:r>
              <w:rPr>
                <w:b/>
              </w:rPr>
              <w:t>SVM</w:t>
            </w:r>
          </w:p>
        </w:tc>
        <w:tc>
          <w:tcPr>
            <w:tcW w:w="3576" w:type="dxa"/>
            <w:tcBorders>
              <w:top w:val="nil"/>
              <w:left w:val="nil"/>
              <w:bottom w:val="nil"/>
              <w:right w:val="nil"/>
            </w:tcBorders>
          </w:tcPr>
          <w:p w14:paraId="392B3D24" w14:textId="77777777" w:rsidR="00233BB4" w:rsidRDefault="008D08FB">
            <w:pPr>
              <w:spacing w:after="0" w:line="259" w:lineRule="auto"/>
              <w:ind w:left="0" w:firstLine="0"/>
              <w:jc w:val="left"/>
            </w:pPr>
            <w:r>
              <w:t>Support Vector Machine</w:t>
            </w:r>
          </w:p>
        </w:tc>
      </w:tr>
      <w:tr w:rsidR="00233BB4" w14:paraId="00A0CFF4" w14:textId="77777777">
        <w:trPr>
          <w:trHeight w:val="251"/>
        </w:trPr>
        <w:tc>
          <w:tcPr>
            <w:tcW w:w="2134" w:type="dxa"/>
            <w:tcBorders>
              <w:top w:val="nil"/>
              <w:left w:val="nil"/>
              <w:bottom w:val="nil"/>
              <w:right w:val="nil"/>
            </w:tcBorders>
          </w:tcPr>
          <w:p w14:paraId="7925A6D9" w14:textId="77777777" w:rsidR="00233BB4" w:rsidRDefault="008D08FB">
            <w:pPr>
              <w:spacing w:after="0" w:line="259" w:lineRule="auto"/>
              <w:ind w:left="0" w:firstLine="0"/>
              <w:jc w:val="left"/>
            </w:pPr>
            <w:r>
              <w:rPr>
                <w:b/>
              </w:rPr>
              <w:t>AUC</w:t>
            </w:r>
          </w:p>
        </w:tc>
        <w:tc>
          <w:tcPr>
            <w:tcW w:w="3576" w:type="dxa"/>
            <w:tcBorders>
              <w:top w:val="nil"/>
              <w:left w:val="nil"/>
              <w:bottom w:val="nil"/>
              <w:right w:val="nil"/>
            </w:tcBorders>
          </w:tcPr>
          <w:p w14:paraId="347ED43C" w14:textId="77777777" w:rsidR="00233BB4" w:rsidRDefault="008D08FB">
            <w:pPr>
              <w:spacing w:after="0" w:line="259" w:lineRule="auto"/>
              <w:ind w:left="0" w:firstLine="0"/>
              <w:jc w:val="left"/>
            </w:pPr>
            <w:r>
              <w:t>Area Under the Curve</w:t>
            </w:r>
          </w:p>
        </w:tc>
      </w:tr>
    </w:tbl>
    <w:p w14:paraId="34566210" w14:textId="77777777" w:rsidR="00233BB4" w:rsidRDefault="008D08FB">
      <w:r>
        <w:br w:type="page"/>
      </w:r>
    </w:p>
    <w:p w14:paraId="70FCCFE9" w14:textId="77777777" w:rsidR="00233BB4" w:rsidRDefault="008D08FB">
      <w:pPr>
        <w:tabs>
          <w:tab w:val="right" w:pos="7937"/>
        </w:tabs>
        <w:spacing w:after="152" w:line="265" w:lineRule="auto"/>
        <w:ind w:left="-15" w:firstLine="0"/>
        <w:jc w:val="left"/>
      </w:pPr>
      <w:r>
        <w:lastRenderedPageBreak/>
        <w:t>x</w:t>
      </w:r>
      <w:r>
        <w:tab/>
      </w:r>
      <w:r>
        <w:rPr>
          <w:rFonts w:ascii="Calibri" w:eastAsia="Calibri" w:hAnsi="Calibri" w:cs="Calibri"/>
          <w:i/>
        </w:rPr>
        <w:t>LIST OF ABBREVIATIONS</w:t>
      </w:r>
    </w:p>
    <w:p w14:paraId="2DC109A8" w14:textId="77777777" w:rsidR="00233BB4" w:rsidRDefault="00233BB4">
      <w:pPr>
        <w:sectPr w:rsidR="00233BB4">
          <w:headerReference w:type="even" r:id="rId17"/>
          <w:headerReference w:type="default" r:id="rId18"/>
          <w:footerReference w:type="even" r:id="rId19"/>
          <w:footerReference w:type="default" r:id="rId20"/>
          <w:headerReference w:type="first" r:id="rId21"/>
          <w:footerReference w:type="first" r:id="rId22"/>
          <w:pgSz w:w="11906" w:h="16838"/>
          <w:pgMar w:top="1513" w:right="1961" w:bottom="2142" w:left="2007" w:header="720" w:footer="720" w:gutter="0"/>
          <w:pgNumType w:fmt="lowerRoman" w:start="3"/>
          <w:cols w:space="720"/>
        </w:sectPr>
      </w:pPr>
    </w:p>
    <w:p w14:paraId="619C3265" w14:textId="77777777" w:rsidR="00233BB4" w:rsidRDefault="008D08FB">
      <w:pPr>
        <w:spacing w:after="989" w:line="265" w:lineRule="auto"/>
        <w:ind w:left="-5"/>
        <w:jc w:val="left"/>
      </w:pPr>
      <w:r>
        <w:rPr>
          <w:b/>
          <w:sz w:val="50"/>
        </w:rPr>
        <w:lastRenderedPageBreak/>
        <w:t>Chapter 1</w:t>
      </w:r>
    </w:p>
    <w:p w14:paraId="404627A8" w14:textId="77777777" w:rsidR="00233BB4" w:rsidRDefault="008D08FB">
      <w:pPr>
        <w:pStyle w:val="Heading1"/>
        <w:spacing w:after="1079"/>
        <w:ind w:left="-5"/>
      </w:pPr>
      <w:r>
        <w:t>Introduction</w:t>
      </w:r>
    </w:p>
    <w:p w14:paraId="5E6C1F23" w14:textId="77777777" w:rsidR="00233BB4" w:rsidRPr="007E7DAB" w:rsidRDefault="008D08FB">
      <w:pPr>
        <w:ind w:left="-5"/>
        <w:rPr>
          <w:lang w:val="en-US"/>
        </w:rPr>
      </w:pPr>
      <w:commentRangeStart w:id="47"/>
      <w:commentRangeStart w:id="48"/>
      <w:r w:rsidRPr="007E7DAB">
        <w:rPr>
          <w:lang w:val="en-US"/>
        </w:rPr>
        <w:t xml:space="preserve">While understanding the human body has provided many </w:t>
      </w:r>
      <w:proofErr w:type="spellStart"/>
      <w:r w:rsidRPr="007E7DAB">
        <w:rPr>
          <w:lang w:val="en-US"/>
        </w:rPr>
        <w:t>i.a.</w:t>
      </w:r>
      <w:proofErr w:type="spellEnd"/>
      <w:r w:rsidRPr="007E7DAB">
        <w:rPr>
          <w:lang w:val="en-US"/>
        </w:rPr>
        <w:t xml:space="preserve"> medical advancements, research mostly also reveals unknown facts and connections. </w:t>
      </w:r>
      <w:commentRangeEnd w:id="47"/>
      <w:r>
        <w:rPr>
          <w:rStyle w:val="CommentReference"/>
        </w:rPr>
        <w:commentReference w:id="47"/>
      </w:r>
      <w:commentRangeEnd w:id="48"/>
      <w:r>
        <w:rPr>
          <w:rStyle w:val="CommentReference"/>
        </w:rPr>
        <w:commentReference w:id="48"/>
      </w:r>
      <w:r w:rsidRPr="007E7DAB">
        <w:rPr>
          <w:lang w:val="en-US"/>
        </w:rPr>
        <w:t xml:space="preserve">As experimental methods advanced, many observed </w:t>
      </w:r>
      <w:commentRangeStart w:id="49"/>
      <w:commentRangeStart w:id="50"/>
      <w:proofErr w:type="spellStart"/>
      <w:r w:rsidRPr="007E7DAB">
        <w:rPr>
          <w:lang w:val="en-US"/>
        </w:rPr>
        <w:t>phenomenons</w:t>
      </w:r>
      <w:proofErr w:type="spellEnd"/>
      <w:r w:rsidRPr="007E7DAB">
        <w:rPr>
          <w:lang w:val="en-US"/>
        </w:rPr>
        <w:t xml:space="preserve"> </w:t>
      </w:r>
      <w:commentRangeEnd w:id="49"/>
      <w:r>
        <w:rPr>
          <w:rStyle w:val="CommentReference"/>
        </w:rPr>
        <w:commentReference w:id="49"/>
      </w:r>
      <w:commentRangeEnd w:id="50"/>
      <w:r>
        <w:rPr>
          <w:rStyle w:val="CommentReference"/>
        </w:rPr>
        <w:commentReference w:id="50"/>
      </w:r>
      <w:r w:rsidRPr="007E7DAB">
        <w:rPr>
          <w:lang w:val="en-US"/>
        </w:rPr>
        <w:t xml:space="preserve">could be linked to molecular-scale mechanisms. With new generation DNA sequencing, for example, genetic diseases and their exact origin could be identified. While for illnesses like </w:t>
      </w:r>
      <w:commentRangeStart w:id="51"/>
      <w:commentRangeStart w:id="52"/>
      <w:r w:rsidRPr="007E7DAB">
        <w:rPr>
          <w:lang w:val="en-US"/>
        </w:rPr>
        <w:t xml:space="preserve">BSE </w:t>
      </w:r>
      <w:commentRangeEnd w:id="51"/>
      <w:r>
        <w:rPr>
          <w:rStyle w:val="CommentReference"/>
        </w:rPr>
        <w:commentReference w:id="51"/>
      </w:r>
      <w:commentRangeEnd w:id="52"/>
      <w:r>
        <w:rPr>
          <w:rStyle w:val="CommentReference"/>
        </w:rPr>
        <w:commentReference w:id="52"/>
      </w:r>
      <w:r w:rsidRPr="007E7DAB">
        <w:rPr>
          <w:lang w:val="en-US"/>
        </w:rPr>
        <w:t xml:space="preserve">a linkage to misfolded proteins was found, other illnesses like Alzheimer disease, which is also possibly connected to misfolded proteins, lack general treatment and a definite cause as of now [4]. This shows the need for further research and understanding of proteins in biological systems. Proteomics is the interdisciplinary research field analyzing the composition, interaction and impacts of the proteome (the entirety of proteins) of single cells or up to a whole organism [9, 14]. It has grown in importance to the scientific community over the last decade due to new and refined methods enabling large-scale data acquisition, which resulted </w:t>
      </w:r>
      <w:proofErr w:type="spellStart"/>
      <w:r w:rsidRPr="007E7DAB">
        <w:rPr>
          <w:lang w:val="en-US"/>
        </w:rPr>
        <w:t>i.a.</w:t>
      </w:r>
      <w:proofErr w:type="spellEnd"/>
      <w:r w:rsidRPr="007E7DAB">
        <w:rPr>
          <w:lang w:val="en-US"/>
        </w:rPr>
        <w:t xml:space="preserve"> in the publication of the first human proteome drafts in 2014 [15, 11]. Meanwhile, methods of equally high quality are often missing for the study of many interactions with other (bio-)molecules. In this thesis, research was done to fit one piece of the data acquisition pipeline, the well-established Percolator </w:t>
      </w:r>
      <w:commentRangeStart w:id="53"/>
      <w:commentRangeStart w:id="54"/>
      <w:r w:rsidRPr="007E7DAB">
        <w:rPr>
          <w:lang w:val="en-US"/>
        </w:rPr>
        <w:t xml:space="preserve">algorithm </w:t>
      </w:r>
      <w:commentRangeEnd w:id="53"/>
      <w:r>
        <w:rPr>
          <w:rStyle w:val="CommentReference"/>
        </w:rPr>
        <w:commentReference w:id="53"/>
      </w:r>
      <w:commentRangeEnd w:id="54"/>
      <w:r>
        <w:rPr>
          <w:rStyle w:val="CommentReference"/>
        </w:rPr>
        <w:commentReference w:id="54"/>
      </w:r>
      <w:r w:rsidRPr="007E7DAB">
        <w:rPr>
          <w:lang w:val="en-US"/>
        </w:rPr>
        <w:t>[8], onto the characteristics of protein-RNA interaction. We will focus on the research to this field based on the study of proteins cross-linked onto RNA.</w:t>
      </w:r>
    </w:p>
    <w:p w14:paraId="74F36A03" w14:textId="77777777" w:rsidR="00233BB4" w:rsidRPr="007E7DAB" w:rsidRDefault="008D08FB">
      <w:pPr>
        <w:spacing w:after="298"/>
        <w:ind w:left="-5"/>
        <w:rPr>
          <w:lang w:val="en-US"/>
        </w:rPr>
      </w:pPr>
      <w:r w:rsidRPr="007E7DAB">
        <w:rPr>
          <w:lang w:val="en-US"/>
        </w:rPr>
        <w:t xml:space="preserve">The scientific background is covered in Section 1.1. Chapters 2 and 3 describe the changes done to the Percolator algorithm and their impact. </w:t>
      </w:r>
      <w:commentRangeStart w:id="55"/>
      <w:commentRangeStart w:id="56"/>
      <w:r w:rsidRPr="007E7DAB">
        <w:rPr>
          <w:lang w:val="en-US"/>
        </w:rPr>
        <w:t>Alongside an outlook for further possible improvements and experiments, these will be discussed in Chapter 4, concluding this thesis.</w:t>
      </w:r>
      <w:commentRangeEnd w:id="55"/>
      <w:r>
        <w:rPr>
          <w:rStyle w:val="CommentReference"/>
        </w:rPr>
        <w:commentReference w:id="55"/>
      </w:r>
      <w:commentRangeEnd w:id="56"/>
      <w:r>
        <w:rPr>
          <w:rStyle w:val="CommentReference"/>
        </w:rPr>
        <w:commentReference w:id="56"/>
      </w:r>
    </w:p>
    <w:p w14:paraId="3936EF4C" w14:textId="77777777" w:rsidR="00233BB4" w:rsidRDefault="008D08FB">
      <w:pPr>
        <w:spacing w:after="241" w:line="265" w:lineRule="auto"/>
        <w:jc w:val="center"/>
      </w:pPr>
      <w:r>
        <w:t>1</w:t>
      </w:r>
    </w:p>
    <w:p w14:paraId="0B871A58" w14:textId="77777777" w:rsidR="00233BB4" w:rsidRDefault="008D08FB">
      <w:pPr>
        <w:spacing w:after="208" w:line="259" w:lineRule="auto"/>
        <w:ind w:left="6" w:firstLine="0"/>
        <w:jc w:val="left"/>
      </w:pPr>
      <w:r>
        <w:rPr>
          <w:noProof/>
        </w:rPr>
        <w:lastRenderedPageBreak/>
        <w:drawing>
          <wp:inline distT="0" distB="0" distL="0" distR="0" wp14:anchorId="30418544" wp14:editId="5CA25E8A">
            <wp:extent cx="5041393" cy="2039112"/>
            <wp:effectExtent l="0" t="0" r="0" b="0"/>
            <wp:docPr id="29978" name="Picture 29978"/>
            <wp:cNvGraphicFramePr/>
            <a:graphic xmlns:a="http://schemas.openxmlformats.org/drawingml/2006/main">
              <a:graphicData uri="http://schemas.openxmlformats.org/drawingml/2006/picture">
                <pic:pic xmlns:pic="http://schemas.openxmlformats.org/drawingml/2006/picture">
                  <pic:nvPicPr>
                    <pic:cNvPr id="29978" name="Picture 29978"/>
                    <pic:cNvPicPr/>
                  </pic:nvPicPr>
                  <pic:blipFill>
                    <a:blip r:embed="rId23"/>
                    <a:stretch>
                      <a:fillRect/>
                    </a:stretch>
                  </pic:blipFill>
                  <pic:spPr>
                    <a:xfrm>
                      <a:off x="0" y="0"/>
                      <a:ext cx="5041393" cy="2039112"/>
                    </a:xfrm>
                    <a:prstGeom prst="rect">
                      <a:avLst/>
                    </a:prstGeom>
                  </pic:spPr>
                </pic:pic>
              </a:graphicData>
            </a:graphic>
          </wp:inline>
        </w:drawing>
      </w:r>
    </w:p>
    <w:p w14:paraId="590A4C61" w14:textId="5793241E" w:rsidR="00233BB4" w:rsidRPr="007E7DAB" w:rsidRDefault="008D08FB">
      <w:pPr>
        <w:spacing w:after="485" w:line="236" w:lineRule="auto"/>
        <w:ind w:left="194" w:right="184"/>
        <w:rPr>
          <w:lang w:val="en-US"/>
        </w:rPr>
      </w:pPr>
      <w:r w:rsidRPr="007E7DAB">
        <w:rPr>
          <w:b/>
          <w:sz w:val="22"/>
          <w:lang w:val="en-US"/>
        </w:rPr>
        <w:t xml:space="preserve">Figure 1.1: </w:t>
      </w:r>
      <w:del w:id="57" w:author="Timo Sachsenberg" w:date="2020-08-10T12:21:00Z">
        <w:r w:rsidRPr="007E7DAB" w:rsidDel="008D08FB">
          <w:rPr>
            <w:sz w:val="22"/>
            <w:lang w:val="en-US"/>
          </w:rPr>
          <w:delText>Example for a m</w:delText>
        </w:r>
      </w:del>
      <w:ins w:id="58" w:author="Timo Sachsenberg" w:date="2020-08-10T12:21:00Z">
        <w:r>
          <w:rPr>
            <w:sz w:val="22"/>
            <w:lang w:val="en-US"/>
          </w:rPr>
          <w:t>M</w:t>
        </w:r>
      </w:ins>
      <w:r w:rsidRPr="007E7DAB">
        <w:rPr>
          <w:sz w:val="22"/>
          <w:lang w:val="en-US"/>
        </w:rPr>
        <w:t>ass spectrum as recorded by a mass spectrometer. The ion intensity correlates with the amount of a molecule in the sample,</w:t>
      </w:r>
      <w:r>
        <w:rPr>
          <w:noProof/>
        </w:rPr>
        <w:drawing>
          <wp:inline distT="0" distB="0" distL="0" distR="0" wp14:anchorId="5C11AFFE" wp14:editId="2D9997A3">
            <wp:extent cx="100584" cy="152400"/>
            <wp:effectExtent l="0" t="0" r="0" b="0"/>
            <wp:docPr id="29976" name="Picture 29976"/>
            <wp:cNvGraphicFramePr/>
            <a:graphic xmlns:a="http://schemas.openxmlformats.org/drawingml/2006/main">
              <a:graphicData uri="http://schemas.openxmlformats.org/drawingml/2006/picture">
                <pic:pic xmlns:pic="http://schemas.openxmlformats.org/drawingml/2006/picture">
                  <pic:nvPicPr>
                    <pic:cNvPr id="29976" name="Picture 29976"/>
                    <pic:cNvPicPr/>
                  </pic:nvPicPr>
                  <pic:blipFill>
                    <a:blip r:embed="rId24"/>
                    <a:stretch>
                      <a:fillRect/>
                    </a:stretch>
                  </pic:blipFill>
                  <pic:spPr>
                    <a:xfrm>
                      <a:off x="0" y="0"/>
                      <a:ext cx="100584" cy="152400"/>
                    </a:xfrm>
                    <a:prstGeom prst="rect">
                      <a:avLst/>
                    </a:prstGeom>
                  </pic:spPr>
                </pic:pic>
              </a:graphicData>
            </a:graphic>
          </wp:inline>
        </w:drawing>
      </w:r>
      <w:r w:rsidRPr="007E7DAB">
        <w:rPr>
          <w:sz w:val="22"/>
          <w:lang w:val="en-US"/>
        </w:rPr>
        <w:t xml:space="preserve"> is the mass-to-charge-ratio. From: Sachsenberg [14]</w:t>
      </w:r>
    </w:p>
    <w:p w14:paraId="7B20F7BB" w14:textId="77777777" w:rsidR="00233BB4" w:rsidRPr="007E7DAB" w:rsidRDefault="008D08FB">
      <w:pPr>
        <w:pStyle w:val="Heading2"/>
        <w:tabs>
          <w:tab w:val="center" w:pos="1893"/>
        </w:tabs>
        <w:spacing w:after="251"/>
        <w:ind w:left="-15" w:firstLine="0"/>
        <w:rPr>
          <w:lang w:val="en-US"/>
        </w:rPr>
      </w:pPr>
      <w:commentRangeStart w:id="59"/>
      <w:commentRangeStart w:id="60"/>
      <w:r w:rsidRPr="007E7DAB">
        <w:rPr>
          <w:lang w:val="en-US"/>
        </w:rPr>
        <w:t>1</w:t>
      </w:r>
      <w:commentRangeEnd w:id="59"/>
      <w:r>
        <w:rPr>
          <w:rStyle w:val="CommentReference"/>
          <w:b w:val="0"/>
        </w:rPr>
        <w:commentReference w:id="59"/>
      </w:r>
      <w:commentRangeEnd w:id="60"/>
      <w:r>
        <w:rPr>
          <w:rStyle w:val="CommentReference"/>
          <w:b w:val="0"/>
        </w:rPr>
        <w:commentReference w:id="60"/>
      </w:r>
      <w:r w:rsidRPr="007E7DAB">
        <w:rPr>
          <w:lang w:val="en-US"/>
        </w:rPr>
        <w:t>.1</w:t>
      </w:r>
      <w:r w:rsidRPr="007E7DAB">
        <w:rPr>
          <w:lang w:val="en-US"/>
        </w:rPr>
        <w:tab/>
        <w:t>Background</w:t>
      </w:r>
    </w:p>
    <w:p w14:paraId="3ACCC09D" w14:textId="77777777" w:rsidR="00233BB4" w:rsidRPr="007E7DAB" w:rsidRDefault="008D08FB">
      <w:pPr>
        <w:pStyle w:val="Heading3"/>
        <w:tabs>
          <w:tab w:val="center" w:pos="1910"/>
        </w:tabs>
        <w:ind w:left="-15" w:firstLine="0"/>
        <w:rPr>
          <w:lang w:val="en-US"/>
        </w:rPr>
      </w:pPr>
      <w:r w:rsidRPr="007E7DAB">
        <w:rPr>
          <w:lang w:val="en-US"/>
        </w:rPr>
        <w:t>1.1.1</w:t>
      </w:r>
      <w:r w:rsidRPr="007E7DAB">
        <w:rPr>
          <w:lang w:val="en-US"/>
        </w:rPr>
        <w:tab/>
        <w:t>Cross-linking</w:t>
      </w:r>
    </w:p>
    <w:p w14:paraId="5C060E4A" w14:textId="77777777" w:rsidR="00233BB4" w:rsidRPr="007E7DAB" w:rsidRDefault="008D08FB">
      <w:pPr>
        <w:spacing w:after="760"/>
        <w:ind w:left="-5"/>
        <w:rPr>
          <w:lang w:val="en-US"/>
        </w:rPr>
      </w:pPr>
      <w:r w:rsidRPr="007E7DAB">
        <w:rPr>
          <w:lang w:val="en-US"/>
        </w:rPr>
        <w:t xml:space="preserve">Cross-linking is the process of artificially inducing a chemical bond between different molecules, using for example UV light [14]. The </w:t>
      </w:r>
      <w:commentRangeStart w:id="61"/>
      <w:commentRangeStart w:id="62"/>
      <w:r w:rsidRPr="007E7DAB">
        <w:rPr>
          <w:lang w:val="en-US"/>
        </w:rPr>
        <w:t xml:space="preserve">hope </w:t>
      </w:r>
      <w:commentRangeEnd w:id="61"/>
      <w:r>
        <w:rPr>
          <w:rStyle w:val="CommentReference"/>
        </w:rPr>
        <w:commentReference w:id="61"/>
      </w:r>
      <w:commentRangeEnd w:id="62"/>
      <w:r w:rsidR="004B5216">
        <w:rPr>
          <w:rStyle w:val="CommentReference"/>
        </w:rPr>
        <w:commentReference w:id="62"/>
      </w:r>
      <w:r w:rsidRPr="007E7DAB">
        <w:rPr>
          <w:lang w:val="en-US"/>
        </w:rPr>
        <w:t xml:space="preserve">of applying this to peptides and RNA, is to receive insight into their </w:t>
      </w:r>
      <w:r w:rsidRPr="007E7DAB">
        <w:rPr>
          <w:i/>
          <w:lang w:val="en-US"/>
        </w:rPr>
        <w:t xml:space="preserve">in vivo </w:t>
      </w:r>
      <w:r w:rsidRPr="007E7DAB">
        <w:rPr>
          <w:lang w:val="en-US"/>
        </w:rPr>
        <w:t>interactions, and possibly also conclusions about protein-DNA interaction.</w:t>
      </w:r>
    </w:p>
    <w:p w14:paraId="6F5F231E" w14:textId="77777777" w:rsidR="00233BB4" w:rsidRPr="007E7DAB" w:rsidRDefault="008D08FB">
      <w:pPr>
        <w:pStyle w:val="Heading3"/>
        <w:tabs>
          <w:tab w:val="center" w:pos="2360"/>
        </w:tabs>
        <w:ind w:left="-15" w:firstLine="0"/>
        <w:rPr>
          <w:lang w:val="en-US"/>
        </w:rPr>
      </w:pPr>
      <w:r w:rsidRPr="007E7DAB">
        <w:rPr>
          <w:lang w:val="en-US"/>
        </w:rPr>
        <w:t>1.1.2</w:t>
      </w:r>
      <w:r w:rsidRPr="007E7DAB">
        <w:rPr>
          <w:lang w:val="en-US"/>
        </w:rPr>
        <w:tab/>
        <w:t>Mass Spectrometry</w:t>
      </w:r>
    </w:p>
    <w:p w14:paraId="2FD327DE" w14:textId="6DA2884B" w:rsidR="00233BB4" w:rsidRPr="007E7DAB" w:rsidRDefault="008D08FB">
      <w:pPr>
        <w:ind w:left="-5"/>
        <w:rPr>
          <w:lang w:val="en-US"/>
        </w:rPr>
      </w:pPr>
      <w:r w:rsidRPr="007E7DAB">
        <w:rPr>
          <w:lang w:val="en-US"/>
        </w:rPr>
        <w:t xml:space="preserve">For quantitatively characterizing the proteome of a sample, large scale measuring techniques are needed. Mostly, mass spectrometry (MS) is used, or more specifically, as for the data in this thesis, tandem mass spectrometry (MS/MS), which is often combined with techniques to separate the peptides like liquid chromatography (LC). </w:t>
      </w:r>
      <w:del w:id="63" w:author="Timo Sachsenberg" w:date="2020-08-10T12:26:00Z">
        <w:r w:rsidRPr="007E7DAB" w:rsidDel="004B5216">
          <w:rPr>
            <w:lang w:val="en-US"/>
          </w:rPr>
          <w:delText>In order to</w:delText>
        </w:r>
      </w:del>
      <w:ins w:id="64" w:author="Timo Sachsenberg" w:date="2020-08-10T12:26:00Z">
        <w:r w:rsidR="004B5216" w:rsidRPr="007E7DAB">
          <w:rPr>
            <w:lang w:val="en-US"/>
          </w:rPr>
          <w:t>To</w:t>
        </w:r>
      </w:ins>
      <w:r w:rsidRPr="007E7DAB">
        <w:rPr>
          <w:lang w:val="en-US"/>
        </w:rPr>
        <w:t xml:space="preserve"> analyze the protein sample with MS, its complexity </w:t>
      </w:r>
      <w:proofErr w:type="gramStart"/>
      <w:r w:rsidRPr="007E7DAB">
        <w:rPr>
          <w:lang w:val="en-US"/>
        </w:rPr>
        <w:t>has to</w:t>
      </w:r>
      <w:proofErr w:type="gramEnd"/>
      <w:r w:rsidRPr="007E7DAB">
        <w:rPr>
          <w:lang w:val="en-US"/>
        </w:rPr>
        <w:t xml:space="preserve"> be reduced as much as possible, for example using LC [14]. As Han et al. [9] explain, the mass spectrometer then produces mass spectra, which </w:t>
      </w:r>
      <w:commentRangeStart w:id="65"/>
      <w:commentRangeStart w:id="66"/>
      <w:proofErr w:type="gramStart"/>
      <w:r w:rsidRPr="007E7DAB">
        <w:rPr>
          <w:lang w:val="en-US"/>
        </w:rPr>
        <w:t>have to</w:t>
      </w:r>
      <w:commentRangeEnd w:id="65"/>
      <w:proofErr w:type="gramEnd"/>
      <w:r w:rsidR="004B5216">
        <w:rPr>
          <w:rStyle w:val="CommentReference"/>
        </w:rPr>
        <w:commentReference w:id="65"/>
      </w:r>
      <w:commentRangeEnd w:id="66"/>
      <w:r w:rsidR="004B5216">
        <w:rPr>
          <w:rStyle w:val="CommentReference"/>
        </w:rPr>
        <w:commentReference w:id="66"/>
      </w:r>
      <w:r w:rsidRPr="007E7DAB">
        <w:rPr>
          <w:lang w:val="en-US"/>
        </w:rPr>
        <w:t xml:space="preserve"> be analyzed further. It does so by first ionizing the </w:t>
      </w:r>
      <w:del w:id="67" w:author="Timo Sachsenberg" w:date="2020-08-10T12:26:00Z">
        <w:r w:rsidRPr="007E7DAB" w:rsidDel="004B5216">
          <w:rPr>
            <w:lang w:val="en-US"/>
          </w:rPr>
          <w:delText>substrate, because</w:delText>
        </w:r>
      </w:del>
      <w:ins w:id="68" w:author="Timo Sachsenberg" w:date="2020-08-10T12:26:00Z">
        <w:r w:rsidR="004B5216" w:rsidRPr="007E7DAB">
          <w:rPr>
            <w:lang w:val="en-US"/>
          </w:rPr>
          <w:t>substrate because</w:t>
        </w:r>
      </w:ins>
      <w:r w:rsidRPr="007E7DAB">
        <w:rPr>
          <w:lang w:val="en-US"/>
        </w:rPr>
        <w:t xml:space="preserve"> it can only detect charged particles. Then, the sample is separated in the mass analyzer by the ratio </w:t>
      </w:r>
      <w:r>
        <w:rPr>
          <w:noProof/>
        </w:rPr>
        <w:drawing>
          <wp:inline distT="0" distB="0" distL="0" distR="0" wp14:anchorId="785B256C" wp14:editId="5BB79EF0">
            <wp:extent cx="100584" cy="161544"/>
            <wp:effectExtent l="0" t="0" r="0" b="0"/>
            <wp:docPr id="29977" name="Picture 29977"/>
            <wp:cNvGraphicFramePr/>
            <a:graphic xmlns:a="http://schemas.openxmlformats.org/drawingml/2006/main">
              <a:graphicData uri="http://schemas.openxmlformats.org/drawingml/2006/picture">
                <pic:pic xmlns:pic="http://schemas.openxmlformats.org/drawingml/2006/picture">
                  <pic:nvPicPr>
                    <pic:cNvPr id="29977" name="Picture 29977"/>
                    <pic:cNvPicPr/>
                  </pic:nvPicPr>
                  <pic:blipFill>
                    <a:blip r:embed="rId25"/>
                    <a:stretch>
                      <a:fillRect/>
                    </a:stretch>
                  </pic:blipFill>
                  <pic:spPr>
                    <a:xfrm>
                      <a:off x="0" y="0"/>
                      <a:ext cx="100584" cy="161544"/>
                    </a:xfrm>
                    <a:prstGeom prst="rect">
                      <a:avLst/>
                    </a:prstGeom>
                  </pic:spPr>
                </pic:pic>
              </a:graphicData>
            </a:graphic>
          </wp:inline>
        </w:drawing>
      </w:r>
      <w:r w:rsidRPr="007E7DAB">
        <w:rPr>
          <w:lang w:val="en-US"/>
        </w:rPr>
        <w:t xml:space="preserve">, mass of the particles to their charge. The detector then quantifies the amount of a </w:t>
      </w:r>
      <w:commentRangeStart w:id="69"/>
      <w:commentRangeStart w:id="70"/>
      <w:r w:rsidRPr="007E7DAB">
        <w:rPr>
          <w:lang w:val="en-US"/>
        </w:rPr>
        <w:t xml:space="preserve">particle </w:t>
      </w:r>
      <w:commentRangeEnd w:id="69"/>
      <w:r w:rsidR="004B5216">
        <w:rPr>
          <w:rStyle w:val="CommentReference"/>
        </w:rPr>
        <w:commentReference w:id="69"/>
      </w:r>
      <w:commentRangeEnd w:id="70"/>
      <w:r w:rsidR="004B5216">
        <w:rPr>
          <w:rStyle w:val="CommentReference"/>
        </w:rPr>
        <w:commentReference w:id="70"/>
      </w:r>
      <w:r w:rsidRPr="007E7DAB">
        <w:rPr>
          <w:lang w:val="en-US"/>
        </w:rPr>
        <w:t>in the sample. The result is a mass spectrum, as shown in Figure 1.1.</w:t>
      </w:r>
    </w:p>
    <w:p w14:paraId="52AD2DC3" w14:textId="6417E9C3" w:rsidR="00233BB4" w:rsidRPr="007E7DAB" w:rsidRDefault="008D08FB">
      <w:pPr>
        <w:spacing w:after="2591"/>
        <w:ind w:left="-15" w:firstLine="177"/>
        <w:rPr>
          <w:lang w:val="en-US"/>
        </w:rPr>
      </w:pPr>
      <w:r w:rsidRPr="007E7DAB">
        <w:rPr>
          <w:lang w:val="en-US"/>
        </w:rPr>
        <w:t xml:space="preserve">Because mass alone does not give enough information about a peptide to determine its sequence, tandem mass spectrometry is often used to gather more detailed evidence. In this procedure, particles of similar </w:t>
      </w:r>
      <w:r>
        <w:rPr>
          <w:noProof/>
        </w:rPr>
        <w:drawing>
          <wp:inline distT="0" distB="0" distL="0" distR="0" wp14:anchorId="2E593D06" wp14:editId="3086CEDF">
            <wp:extent cx="100584" cy="161544"/>
            <wp:effectExtent l="0" t="0" r="0" b="0"/>
            <wp:docPr id="29979" name="Picture 29979"/>
            <wp:cNvGraphicFramePr/>
            <a:graphic xmlns:a="http://schemas.openxmlformats.org/drawingml/2006/main">
              <a:graphicData uri="http://schemas.openxmlformats.org/drawingml/2006/picture">
                <pic:pic xmlns:pic="http://schemas.openxmlformats.org/drawingml/2006/picture">
                  <pic:nvPicPr>
                    <pic:cNvPr id="29979" name="Picture 29979"/>
                    <pic:cNvPicPr/>
                  </pic:nvPicPr>
                  <pic:blipFill>
                    <a:blip r:embed="rId26"/>
                    <a:stretch>
                      <a:fillRect/>
                    </a:stretch>
                  </pic:blipFill>
                  <pic:spPr>
                    <a:xfrm>
                      <a:off x="0" y="0"/>
                      <a:ext cx="100584" cy="161544"/>
                    </a:xfrm>
                    <a:prstGeom prst="rect">
                      <a:avLst/>
                    </a:prstGeom>
                  </pic:spPr>
                </pic:pic>
              </a:graphicData>
            </a:graphic>
          </wp:inline>
        </w:drawing>
      </w:r>
      <w:r w:rsidRPr="007E7DAB">
        <w:rPr>
          <w:lang w:val="en-US"/>
        </w:rPr>
        <w:t xml:space="preserve"> ratio are </w:t>
      </w:r>
      <w:r w:rsidRPr="007E7DAB">
        <w:rPr>
          <w:lang w:val="en-US"/>
        </w:rPr>
        <w:lastRenderedPageBreak/>
        <w:t xml:space="preserve">selected for fragmentation in a collision cell after the first round of mass measurement [14]. In </w:t>
      </w:r>
      <w:del w:id="71" w:author="Timo Sachsenberg" w:date="2020-08-10T12:27:00Z">
        <w:r w:rsidRPr="007E7DAB" w:rsidDel="004B5216">
          <w:rPr>
            <w:lang w:val="en-US"/>
          </w:rPr>
          <w:delText>there,</w:delText>
        </w:r>
      </w:del>
      <w:ins w:id="72" w:author="Timo Sachsenberg" w:date="2020-08-10T12:27:00Z">
        <w:r w:rsidR="004B5216">
          <w:rPr>
            <w:lang w:val="en-US"/>
          </w:rPr>
          <w:t>the collision cell</w:t>
        </w:r>
      </w:ins>
      <w:r w:rsidRPr="007E7DAB">
        <w:rPr>
          <w:lang w:val="en-US"/>
        </w:rPr>
        <w:t xml:space="preserve"> the substance collides with a gas to be broken down into smaller molecules. For </w:t>
      </w:r>
      <w:commentRangeStart w:id="73"/>
      <w:commentRangeStart w:id="74"/>
      <w:r w:rsidRPr="007E7DAB">
        <w:rPr>
          <w:lang w:val="en-US"/>
        </w:rPr>
        <w:t>proteins</w:t>
      </w:r>
      <w:commentRangeEnd w:id="73"/>
      <w:r w:rsidR="004B5216">
        <w:rPr>
          <w:rStyle w:val="CommentReference"/>
        </w:rPr>
        <w:commentReference w:id="73"/>
      </w:r>
      <w:commentRangeEnd w:id="74"/>
      <w:r w:rsidR="004B5216">
        <w:rPr>
          <w:rStyle w:val="CommentReference"/>
        </w:rPr>
        <w:commentReference w:id="74"/>
      </w:r>
      <w:r w:rsidRPr="007E7DAB">
        <w:rPr>
          <w:lang w:val="en-US"/>
        </w:rPr>
        <w:t xml:space="preserve">, fragmentation happens predominantly in their backbone, producing all possible </w:t>
      </w:r>
      <w:commentRangeStart w:id="75"/>
      <w:commentRangeStart w:id="76"/>
      <w:r w:rsidRPr="007E7DAB">
        <w:rPr>
          <w:lang w:val="en-US"/>
        </w:rPr>
        <w:t>sub-sequences</w:t>
      </w:r>
      <w:commentRangeEnd w:id="75"/>
      <w:r w:rsidR="004B5216">
        <w:rPr>
          <w:rStyle w:val="CommentReference"/>
        </w:rPr>
        <w:commentReference w:id="75"/>
      </w:r>
      <w:commentRangeEnd w:id="76"/>
      <w:r w:rsidR="004B5216">
        <w:rPr>
          <w:rStyle w:val="CommentReference"/>
        </w:rPr>
        <w:commentReference w:id="76"/>
      </w:r>
      <w:r w:rsidRPr="007E7DAB">
        <w:rPr>
          <w:lang w:val="en-US"/>
        </w:rPr>
        <w:t xml:space="preserve"> of the peptide. This yields a spectrum that is almost unique for its </w:t>
      </w:r>
      <w:commentRangeStart w:id="77"/>
      <w:commentRangeStart w:id="78"/>
      <w:r w:rsidRPr="007E7DAB">
        <w:rPr>
          <w:lang w:val="en-US"/>
        </w:rPr>
        <w:t>protein</w:t>
      </w:r>
      <w:commentRangeEnd w:id="77"/>
      <w:r w:rsidR="004B5216">
        <w:rPr>
          <w:rStyle w:val="CommentReference"/>
        </w:rPr>
        <w:commentReference w:id="77"/>
      </w:r>
      <w:commentRangeEnd w:id="78"/>
      <w:r w:rsidR="004B5216">
        <w:rPr>
          <w:rStyle w:val="CommentReference"/>
        </w:rPr>
        <w:commentReference w:id="78"/>
      </w:r>
      <w:r w:rsidRPr="007E7DAB">
        <w:rPr>
          <w:lang w:val="en-US"/>
        </w:rPr>
        <w:t>, which allows for peptide identification using bioinformatics tools [2].</w:t>
      </w:r>
    </w:p>
    <w:p w14:paraId="58C181EE" w14:textId="77777777" w:rsidR="00233BB4" w:rsidRPr="007E7DAB" w:rsidRDefault="008D08FB">
      <w:pPr>
        <w:pStyle w:val="Heading3"/>
        <w:tabs>
          <w:tab w:val="center" w:pos="2440"/>
        </w:tabs>
        <w:spacing w:after="634"/>
        <w:ind w:left="-15" w:firstLine="0"/>
        <w:rPr>
          <w:lang w:val="en-US"/>
        </w:rPr>
      </w:pPr>
      <w:r w:rsidRPr="007E7DAB">
        <w:rPr>
          <w:lang w:val="en-US"/>
        </w:rPr>
        <w:t>1.1.3</w:t>
      </w:r>
      <w:r w:rsidRPr="007E7DAB">
        <w:rPr>
          <w:lang w:val="en-US"/>
        </w:rPr>
        <w:tab/>
        <w:t>Bioinformatics Tools</w:t>
      </w:r>
    </w:p>
    <w:p w14:paraId="12A27D7A" w14:textId="77777777" w:rsidR="00233BB4" w:rsidRPr="007E7DAB" w:rsidRDefault="008D08FB">
      <w:pPr>
        <w:ind w:left="-5"/>
        <w:rPr>
          <w:lang w:val="en-US"/>
        </w:rPr>
      </w:pPr>
      <w:r w:rsidRPr="007E7DAB">
        <w:rPr>
          <w:lang w:val="en-US"/>
        </w:rPr>
        <w:t xml:space="preserve">Algorithms like </w:t>
      </w:r>
      <w:proofErr w:type="spellStart"/>
      <w:r w:rsidRPr="007E7DAB">
        <w:rPr>
          <w:lang w:val="en-US"/>
        </w:rPr>
        <w:t>Sequest</w:t>
      </w:r>
      <w:proofErr w:type="spellEnd"/>
      <w:r w:rsidRPr="007E7DAB">
        <w:rPr>
          <w:lang w:val="en-US"/>
        </w:rPr>
        <w:t xml:space="preserve"> [6] or X! Tandem [5] compare the resulting spectra with theoretical spectra calculated from a list of possible peptides and compute a score based on their similarity. The peptides are generated by obtaining a list of proteins expected in the sample and calculating the peptides resulting from the, for example enzyme-based, degradation of the proteins. The best scoring peptide is then considered a peptide-spectrum-match (PSM). The scores produced by those algorithms often do not distinguish well enough between correct and incorrect matches [10], but they enable FDR estimation using decoy databases and serve as a basis for score re-calibration with the Percolator algorithm [10, 8].</w:t>
      </w:r>
    </w:p>
    <w:p w14:paraId="7EB46804" w14:textId="04CB6F62" w:rsidR="00233BB4" w:rsidRPr="007E7DAB" w:rsidRDefault="008D08FB">
      <w:pPr>
        <w:ind w:left="-5"/>
        <w:rPr>
          <w:lang w:val="en-US"/>
        </w:rPr>
      </w:pPr>
      <w:r w:rsidRPr="007E7DAB">
        <w:rPr>
          <w:lang w:val="en-US"/>
        </w:rPr>
        <w:t xml:space="preserve">Decoy databases are created from the target database, and contain usually as many peptides [13, 12] in a reversed or shuffled order with respect to the amino acid sequence [1]. They are presented to the scoring algorithm either separately [8] or mixed with the target database [13]. It is assumed, that decoy and target peptides have similar features [12] (like the identical mass) and </w:t>
      </w:r>
      <w:del w:id="79" w:author="Timo Sachsenberg" w:date="2020-08-10T12:30:00Z">
        <w:r w:rsidRPr="007E7DAB" w:rsidDel="0031545D">
          <w:rPr>
            <w:lang w:val="en-US"/>
          </w:rPr>
          <w:delText>are not easily distinguishable by a scoring algorithm</w:delText>
        </w:r>
      </w:del>
      <w:ins w:id="80" w:author="Timo Sachsenberg" w:date="2020-08-10T12:30:00Z">
        <w:r w:rsidR="0031545D">
          <w:rPr>
            <w:lang w:val="en-US"/>
          </w:rPr>
          <w:t>score random assignments equally well</w:t>
        </w:r>
      </w:ins>
      <w:r w:rsidRPr="007E7DAB">
        <w:rPr>
          <w:lang w:val="en-US"/>
        </w:rPr>
        <w:t xml:space="preserve">. When the </w:t>
      </w:r>
      <w:del w:id="81" w:author="Timo Sachsenberg" w:date="2020-08-10T12:29:00Z">
        <w:r w:rsidRPr="007E7DAB" w:rsidDel="0031545D">
          <w:rPr>
            <w:lang w:val="en-US"/>
          </w:rPr>
          <w:delText>actually fitting</w:delText>
        </w:r>
      </w:del>
      <w:ins w:id="82" w:author="Timo Sachsenberg" w:date="2020-08-10T12:29:00Z">
        <w:r w:rsidR="0031545D">
          <w:rPr>
            <w:lang w:val="en-US"/>
          </w:rPr>
          <w:t>correct</w:t>
        </w:r>
      </w:ins>
      <w:r w:rsidRPr="007E7DAB">
        <w:rPr>
          <w:lang w:val="en-US"/>
        </w:rPr>
        <w:t xml:space="preserve"> peptide for a given spectrum is not in the target database, and thus a wrong one will be chosen, the best scoring peptide will be a decoy approximately half of the time. This allows for an estimation of wrongly assigned targets, since the score distribution is assumed to be the same for decoys and false targets [1].</w:t>
      </w:r>
    </w:p>
    <w:p w14:paraId="6A075238" w14:textId="77777777" w:rsidR="00233BB4" w:rsidRPr="007E7DAB" w:rsidRDefault="008D08FB">
      <w:pPr>
        <w:spacing w:after="188"/>
        <w:ind w:left="-5"/>
        <w:rPr>
          <w:lang w:val="en-US"/>
        </w:rPr>
      </w:pPr>
      <w:r w:rsidRPr="007E7DAB">
        <w:rPr>
          <w:lang w:val="en-US"/>
        </w:rPr>
        <w:t xml:space="preserve">In practice, one estimates the </w:t>
      </w:r>
      <w:commentRangeStart w:id="83"/>
      <w:commentRangeStart w:id="84"/>
      <w:r w:rsidRPr="007E7DAB">
        <w:rPr>
          <w:lang w:val="en-US"/>
        </w:rPr>
        <w:t xml:space="preserve">probability </w:t>
      </w:r>
      <w:commentRangeEnd w:id="83"/>
      <w:r w:rsidR="006A65D3">
        <w:rPr>
          <w:rStyle w:val="CommentReference"/>
        </w:rPr>
        <w:commentReference w:id="83"/>
      </w:r>
      <w:commentRangeEnd w:id="84"/>
      <w:r w:rsidR="006A65D3">
        <w:rPr>
          <w:rStyle w:val="CommentReference"/>
        </w:rPr>
        <w:commentReference w:id="84"/>
      </w:r>
      <w:r w:rsidRPr="007E7DAB">
        <w:rPr>
          <w:lang w:val="en-US"/>
        </w:rPr>
        <w:t xml:space="preserve">of a PSM being a false target by counting the number of </w:t>
      </w:r>
      <w:proofErr w:type="gramStart"/>
      <w:r w:rsidRPr="007E7DAB">
        <w:rPr>
          <w:lang w:val="en-US"/>
        </w:rPr>
        <w:t>decoy</w:t>
      </w:r>
      <w:proofErr w:type="gramEnd"/>
      <w:r w:rsidRPr="007E7DAB">
        <w:rPr>
          <w:lang w:val="en-US"/>
        </w:rPr>
        <w:t xml:space="preserve"> PSMs with the same or a higher score. It is then assumed, there are as many false </w:t>
      </w:r>
      <w:proofErr w:type="gramStart"/>
      <w:r w:rsidRPr="007E7DAB">
        <w:rPr>
          <w:lang w:val="en-US"/>
        </w:rPr>
        <w:t>targets</w:t>
      </w:r>
      <w:proofErr w:type="gramEnd"/>
      <w:r w:rsidRPr="007E7DAB">
        <w:rPr>
          <w:lang w:val="en-US"/>
        </w:rPr>
        <w:t xml:space="preserve"> and thus a false discovery rate (FDR) can be estimated [8]. This leads to the following formula</w:t>
      </w:r>
      <w:r w:rsidRPr="007E7DAB">
        <w:rPr>
          <w:vertAlign w:val="superscript"/>
          <w:lang w:val="en-US"/>
        </w:rPr>
        <w:t>1</w:t>
      </w:r>
      <w:r w:rsidRPr="007E7DAB">
        <w:rPr>
          <w:lang w:val="en-US"/>
        </w:rPr>
        <w:t>:</w:t>
      </w:r>
    </w:p>
    <w:p w14:paraId="35EA166C" w14:textId="77777777" w:rsidR="00233BB4" w:rsidRPr="007E7DAB" w:rsidRDefault="008D08FB">
      <w:pPr>
        <w:tabs>
          <w:tab w:val="center" w:pos="3283"/>
          <w:tab w:val="center" w:pos="5635"/>
        </w:tabs>
        <w:ind w:left="0" w:firstLine="0"/>
        <w:jc w:val="left"/>
        <w:rPr>
          <w:lang w:val="en-US"/>
        </w:rPr>
      </w:pPr>
      <w:r w:rsidRPr="007E7DAB">
        <w:rPr>
          <w:rFonts w:ascii="Calibri" w:eastAsia="Calibri" w:hAnsi="Calibri" w:cs="Calibri"/>
          <w:sz w:val="22"/>
          <w:lang w:val="en-US"/>
        </w:rPr>
        <w:lastRenderedPageBreak/>
        <w:tab/>
      </w:r>
      <w:r w:rsidRPr="007E7DAB">
        <w:rPr>
          <w:lang w:val="en-US"/>
        </w:rPr>
        <w:t># false target PSMs</w:t>
      </w:r>
      <w:r w:rsidRPr="007E7DAB">
        <w:rPr>
          <w:lang w:val="en-US"/>
        </w:rPr>
        <w:tab/>
        <w:t># decoy PSMs</w:t>
      </w:r>
    </w:p>
    <w:p w14:paraId="706AEC2C" w14:textId="77777777" w:rsidR="00233BB4" w:rsidRPr="007E7DAB" w:rsidRDefault="008D08FB">
      <w:pPr>
        <w:spacing w:after="156"/>
        <w:ind w:left="2341" w:hanging="1005"/>
        <w:rPr>
          <w:lang w:val="en-US"/>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EBB03A0" wp14:editId="2786D6F6">
                <wp:simplePos x="0" y="0"/>
                <wp:positionH relativeFrom="column">
                  <wp:posOffset>1422337</wp:posOffset>
                </wp:positionH>
                <wp:positionV relativeFrom="paragraph">
                  <wp:posOffset>68531</wp:posOffset>
                </wp:positionV>
                <wp:extent cx="2754173" cy="6071"/>
                <wp:effectExtent l="0" t="0" r="0" b="0"/>
                <wp:wrapNone/>
                <wp:docPr id="24847" name="Group 24847"/>
                <wp:cNvGraphicFramePr/>
                <a:graphic xmlns:a="http://schemas.openxmlformats.org/drawingml/2006/main">
                  <a:graphicData uri="http://schemas.microsoft.com/office/word/2010/wordprocessingGroup">
                    <wpg:wgp>
                      <wpg:cNvGrpSpPr/>
                      <wpg:grpSpPr>
                        <a:xfrm>
                          <a:off x="0" y="0"/>
                          <a:ext cx="2754173" cy="6071"/>
                          <a:chOff x="0" y="0"/>
                          <a:chExt cx="2754173" cy="6071"/>
                        </a:xfrm>
                      </wpg:grpSpPr>
                      <wps:wsp>
                        <wps:cNvPr id="534" name="Shape 534"/>
                        <wps:cNvSpPr/>
                        <wps:spPr>
                          <a:xfrm>
                            <a:off x="0" y="0"/>
                            <a:ext cx="1325118" cy="0"/>
                          </a:xfrm>
                          <a:custGeom>
                            <a:avLst/>
                            <a:gdLst/>
                            <a:ahLst/>
                            <a:cxnLst/>
                            <a:rect l="0" t="0" r="0" b="0"/>
                            <a:pathLst>
                              <a:path w="1325118">
                                <a:moveTo>
                                  <a:pt x="0" y="0"/>
                                </a:moveTo>
                                <a:lnTo>
                                  <a:pt x="1325118"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538" name="Shape 538"/>
                        <wps:cNvSpPr/>
                        <wps:spPr>
                          <a:xfrm>
                            <a:off x="1557909" y="0"/>
                            <a:ext cx="1196264" cy="0"/>
                          </a:xfrm>
                          <a:custGeom>
                            <a:avLst/>
                            <a:gdLst/>
                            <a:ahLst/>
                            <a:cxnLst/>
                            <a:rect l="0" t="0" r="0" b="0"/>
                            <a:pathLst>
                              <a:path w="1196264">
                                <a:moveTo>
                                  <a:pt x="0" y="0"/>
                                </a:moveTo>
                                <a:lnTo>
                                  <a:pt x="119626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47" style="width:216.864pt;height:0.478pt;position:absolute;z-index:11;mso-position-horizontal-relative:text;mso-position-horizontal:absolute;margin-left:111.995pt;mso-position-vertical-relative:text;margin-top:5.39613pt;" coordsize="27541,60">
                <v:shape id="Shape 534" style="position:absolute;width:13251;height:0;left:0;top:0;" coordsize="1325118,0" path="m0,0l1325118,0">
                  <v:stroke weight="0.478pt" endcap="flat" joinstyle="miter" miterlimit="10" on="true" color="#000000"/>
                  <v:fill on="false" color="#000000" opacity="0"/>
                </v:shape>
                <v:shape id="Shape 538" style="position:absolute;width:11962;height:0;left:15579;top:0;" coordsize="1196264,0" path="m0,0l1196264,0">
                  <v:stroke weight="0.478pt" endcap="flat" joinstyle="miter" miterlimit="10" on="true" color="#000000"/>
                  <v:fill on="false" color="#000000" opacity="0"/>
                </v:shape>
              </v:group>
            </w:pict>
          </mc:Fallback>
        </mc:AlternateContent>
      </w:r>
      <w:r w:rsidRPr="007E7DAB">
        <w:rPr>
          <w:i/>
          <w:lang w:val="en-US"/>
        </w:rPr>
        <w:t xml:space="preserve">FDR </w:t>
      </w:r>
      <w:r w:rsidRPr="007E7DAB">
        <w:rPr>
          <w:lang w:val="en-US"/>
        </w:rPr>
        <w:t>=</w:t>
      </w:r>
      <w:r w:rsidRPr="007E7DAB">
        <w:rPr>
          <w:lang w:val="en-US"/>
        </w:rPr>
        <w:tab/>
        <w:t>≈</w:t>
      </w:r>
      <w:r w:rsidRPr="007E7DAB">
        <w:rPr>
          <w:lang w:val="en-US"/>
        </w:rPr>
        <w:tab/>
        <w:t>(1.1) # all target PSMs</w:t>
      </w:r>
      <w:r w:rsidRPr="007E7DAB">
        <w:rPr>
          <w:lang w:val="en-US"/>
        </w:rPr>
        <w:tab/>
        <w:t># all target PSMs</w:t>
      </w:r>
    </w:p>
    <w:p w14:paraId="50F34400" w14:textId="77777777" w:rsidR="00233BB4" w:rsidRPr="007E7DAB" w:rsidRDefault="008D08FB">
      <w:pPr>
        <w:spacing w:after="762"/>
        <w:ind w:left="-5"/>
        <w:rPr>
          <w:lang w:val="en-US"/>
        </w:rPr>
      </w:pPr>
      <w:r w:rsidRPr="007E7DAB">
        <w:rPr>
          <w:lang w:val="en-US"/>
        </w:rPr>
        <w:t>The q-value as a measure for a single PSM rather than a metric for a set of PSMs is then derived from this as the minimum FDR of all PSMs with a lower or equal score [8, 1].</w:t>
      </w:r>
      <w:commentRangeStart w:id="85"/>
      <w:commentRangeStart w:id="86"/>
      <w:r w:rsidRPr="007E7DAB">
        <w:rPr>
          <w:lang w:val="en-US"/>
        </w:rPr>
        <w:t xml:space="preserve"> It will be used for estimating the credibility for any one PSM.</w:t>
      </w:r>
      <w:commentRangeEnd w:id="85"/>
      <w:r w:rsidR="006A65D3">
        <w:rPr>
          <w:rStyle w:val="CommentReference"/>
        </w:rPr>
        <w:commentReference w:id="85"/>
      </w:r>
      <w:commentRangeEnd w:id="86"/>
      <w:r w:rsidR="007F22E0">
        <w:rPr>
          <w:rStyle w:val="CommentReference"/>
        </w:rPr>
        <w:commentReference w:id="86"/>
      </w:r>
    </w:p>
    <w:p w14:paraId="1F84A31F" w14:textId="77777777" w:rsidR="00233BB4" w:rsidRPr="007E7DAB" w:rsidRDefault="008D08FB">
      <w:pPr>
        <w:pStyle w:val="Heading3"/>
        <w:tabs>
          <w:tab w:val="center" w:pos="1717"/>
        </w:tabs>
        <w:ind w:left="-15" w:firstLine="0"/>
        <w:rPr>
          <w:lang w:val="en-US"/>
        </w:rPr>
      </w:pPr>
      <w:r w:rsidRPr="007E7DAB">
        <w:rPr>
          <w:lang w:val="en-US"/>
        </w:rPr>
        <w:t>1.1.4</w:t>
      </w:r>
      <w:r w:rsidRPr="007E7DAB">
        <w:rPr>
          <w:lang w:val="en-US"/>
        </w:rPr>
        <w:tab/>
        <w:t>Percolator</w:t>
      </w:r>
    </w:p>
    <w:p w14:paraId="3E729E0D" w14:textId="77777777" w:rsidR="00233BB4" w:rsidRPr="007E7DAB" w:rsidRDefault="008D08FB">
      <w:pPr>
        <w:ind w:left="-5"/>
        <w:rPr>
          <w:lang w:val="en-US"/>
        </w:rPr>
      </w:pPr>
      <w:r w:rsidRPr="007E7DAB">
        <w:rPr>
          <w:lang w:val="en-US"/>
        </w:rPr>
        <w:t xml:space="preserve">As </w:t>
      </w:r>
      <w:proofErr w:type="spellStart"/>
      <w:r w:rsidRPr="007E7DAB">
        <w:rPr>
          <w:lang w:val="en-US"/>
        </w:rPr>
        <w:t>K¨all</w:t>
      </w:r>
      <w:proofErr w:type="spellEnd"/>
      <w:r w:rsidRPr="007E7DAB">
        <w:rPr>
          <w:lang w:val="en-US"/>
        </w:rPr>
        <w:t xml:space="preserve"> et al. [10] </w:t>
      </w:r>
      <w:commentRangeStart w:id="87"/>
      <w:commentRangeStart w:id="88"/>
      <w:r w:rsidRPr="007E7DAB">
        <w:rPr>
          <w:lang w:val="en-US"/>
        </w:rPr>
        <w:t>say</w:t>
      </w:r>
      <w:commentRangeEnd w:id="87"/>
      <w:r w:rsidR="007F22E0">
        <w:rPr>
          <w:rStyle w:val="CommentReference"/>
        </w:rPr>
        <w:commentReference w:id="87"/>
      </w:r>
      <w:commentRangeEnd w:id="88"/>
      <w:r w:rsidR="007F22E0">
        <w:rPr>
          <w:rStyle w:val="CommentReference"/>
        </w:rPr>
        <w:commentReference w:id="88"/>
      </w:r>
      <w:r w:rsidRPr="007E7DAB">
        <w:rPr>
          <w:lang w:val="en-US"/>
        </w:rPr>
        <w:t xml:space="preserve">, separating correct from incorrect target PSMs with already mentioned algorithms works fine, but there is still room for improvement. This is because often not all information is used and considered jointly. Percolator [10, 8] tries to utilize as much information as possible by using scores from different algorithms, features of the peptide (like its length), of the spectrum, or the PSM itself. It joins them using a linear support vector machine (SVM) and a semi-supervised approach with cross-validation to retain as many PSMs as possible. In every iteration, the top ranking, non-decoy PSMs up to a certain threshold of q-value are chosen as positive training examples, and the decoy PSMs are used as negative training set. The PSMs are then re-ranked using the SVMs score with the intention of getting a better separation of true and false </w:t>
      </w:r>
      <w:commentRangeStart w:id="89"/>
      <w:commentRangeStart w:id="90"/>
      <w:r w:rsidRPr="007E7DAB">
        <w:rPr>
          <w:lang w:val="en-US"/>
        </w:rPr>
        <w:t>PSMs</w:t>
      </w:r>
      <w:commentRangeEnd w:id="89"/>
      <w:r w:rsidR="007F22E0">
        <w:rPr>
          <w:rStyle w:val="CommentReference"/>
        </w:rPr>
        <w:commentReference w:id="89"/>
      </w:r>
      <w:commentRangeEnd w:id="90"/>
      <w:r w:rsidR="007F22E0">
        <w:rPr>
          <w:rStyle w:val="CommentReference"/>
        </w:rPr>
        <w:commentReference w:id="90"/>
      </w:r>
      <w:r w:rsidRPr="007E7DAB">
        <w:rPr>
          <w:lang w:val="en-US"/>
        </w:rPr>
        <w:t>. If this holds true, the positive training set of the next iteration is of higher quality and the SVM can be trained even better. The algorithm usually converges within the first 10 iterations [10].</w:t>
      </w:r>
    </w:p>
    <w:p w14:paraId="4E261EA1" w14:textId="77777777" w:rsidR="00233BB4" w:rsidRPr="007E7DAB" w:rsidRDefault="008D08FB">
      <w:pPr>
        <w:spacing w:after="102"/>
        <w:ind w:left="-5"/>
        <w:rPr>
          <w:lang w:val="en-US"/>
        </w:rPr>
      </w:pPr>
      <w:r w:rsidRPr="007E7DAB">
        <w:rPr>
          <w:lang w:val="en-US"/>
        </w:rPr>
        <w:t xml:space="preserve">As explained by Bishop [3], an SVM is a maximum margin classifier model. In the linear case, it tries to generate a hyperplane inside the multi-dimensional space that splits the given training data into the specified classes. For generalization performance, it tries to maximize the distance or margin between the hyperplane and the nearest training points, called support vectors. If the data is not linearly separable, </w:t>
      </w:r>
      <w:commentRangeStart w:id="91"/>
      <w:commentRangeStart w:id="92"/>
      <w:r w:rsidRPr="007E7DAB">
        <w:rPr>
          <w:lang w:val="en-US"/>
        </w:rPr>
        <w:t xml:space="preserve">it </w:t>
      </w:r>
      <w:commentRangeEnd w:id="91"/>
      <w:r w:rsidR="007F22E0">
        <w:rPr>
          <w:rStyle w:val="CommentReference"/>
        </w:rPr>
        <w:commentReference w:id="91"/>
      </w:r>
      <w:commentRangeEnd w:id="92"/>
      <w:r w:rsidR="007F22E0">
        <w:rPr>
          <w:rStyle w:val="CommentReference"/>
        </w:rPr>
        <w:commentReference w:id="92"/>
      </w:r>
      <w:r w:rsidRPr="007E7DAB">
        <w:rPr>
          <w:lang w:val="en-US"/>
        </w:rPr>
        <w:t>allows but punishes outliers by their distance to the hyperplane: An outlier inside the margin but on the correct side of the hyperplane is not penalized as badly as if it was on the wrong side of the hyperplane, and the further away from the hyperplane a point lies on the wrong side, the more this gets punished. The strength of the</w:t>
      </w:r>
    </w:p>
    <w:p w14:paraId="2771F263" w14:textId="77777777" w:rsidR="00233BB4" w:rsidRPr="007E7DAB" w:rsidRDefault="008D08FB">
      <w:pPr>
        <w:spacing w:after="119" w:line="252" w:lineRule="auto"/>
        <w:ind w:left="279"/>
        <w:jc w:val="left"/>
        <w:rPr>
          <w:lang w:val="en-US"/>
        </w:rPr>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AF159EE" wp14:editId="1813F301">
                <wp:simplePos x="0" y="0"/>
                <wp:positionH relativeFrom="column">
                  <wp:posOffset>0</wp:posOffset>
                </wp:positionH>
                <wp:positionV relativeFrom="paragraph">
                  <wp:posOffset>-46592</wp:posOffset>
                </wp:positionV>
                <wp:extent cx="2741714" cy="261912"/>
                <wp:effectExtent l="0" t="0" r="0" b="0"/>
                <wp:wrapNone/>
                <wp:docPr id="24848" name="Group 24848"/>
                <wp:cNvGraphicFramePr/>
                <a:graphic xmlns:a="http://schemas.openxmlformats.org/drawingml/2006/main">
                  <a:graphicData uri="http://schemas.microsoft.com/office/word/2010/wordprocessingGroup">
                    <wpg:wgp>
                      <wpg:cNvGrpSpPr/>
                      <wpg:grpSpPr>
                        <a:xfrm>
                          <a:off x="0" y="0"/>
                          <a:ext cx="2741714" cy="261912"/>
                          <a:chOff x="0" y="0"/>
                          <a:chExt cx="2741714" cy="261912"/>
                        </a:xfrm>
                      </wpg:grpSpPr>
                      <wps:wsp>
                        <wps:cNvPr id="571" name="Shape 571"/>
                        <wps:cNvSpPr/>
                        <wps:spPr>
                          <a:xfrm>
                            <a:off x="0" y="0"/>
                            <a:ext cx="2015973" cy="0"/>
                          </a:xfrm>
                          <a:custGeom>
                            <a:avLst/>
                            <a:gdLst/>
                            <a:ahLst/>
                            <a:cxnLst/>
                            <a:rect l="0" t="0" r="0" b="0"/>
                            <a:pathLst>
                              <a:path w="2015973">
                                <a:moveTo>
                                  <a:pt x="0" y="0"/>
                                </a:moveTo>
                                <a:lnTo>
                                  <a:pt x="20159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7" name="Shape 577"/>
                        <wps:cNvSpPr/>
                        <wps:spPr>
                          <a:xfrm>
                            <a:off x="488137" y="261912"/>
                            <a:ext cx="653034" cy="0"/>
                          </a:xfrm>
                          <a:custGeom>
                            <a:avLst/>
                            <a:gdLst/>
                            <a:ahLst/>
                            <a:cxnLst/>
                            <a:rect l="0" t="0" r="0" b="0"/>
                            <a:pathLst>
                              <a:path w="653034">
                                <a:moveTo>
                                  <a:pt x="0" y="0"/>
                                </a:moveTo>
                                <a:lnTo>
                                  <a:pt x="6530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1" name="Shape 581"/>
                        <wps:cNvSpPr/>
                        <wps:spPr>
                          <a:xfrm>
                            <a:off x="1340231" y="261912"/>
                            <a:ext cx="1401483" cy="0"/>
                          </a:xfrm>
                          <a:custGeom>
                            <a:avLst/>
                            <a:gdLst/>
                            <a:ahLst/>
                            <a:cxnLst/>
                            <a:rect l="0" t="0" r="0" b="0"/>
                            <a:pathLst>
                              <a:path w="1401483">
                                <a:moveTo>
                                  <a:pt x="0" y="0"/>
                                </a:moveTo>
                                <a:lnTo>
                                  <a:pt x="14014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48" style="width:215.883pt;height:20.623pt;position:absolute;z-index:-2147483597;mso-position-horizontal-relative:text;mso-position-horizontal:absolute;margin-left:2.28882e-05pt;mso-position-vertical-relative:text;margin-top:-3.6687pt;" coordsize="27417,2619">
                <v:shape id="Shape 571" style="position:absolute;width:20159;height:0;left:0;top:0;" coordsize="2015973,0" path="m0,0l2015973,0">
                  <v:stroke weight="0.398pt" endcap="flat" joinstyle="miter" miterlimit="10" on="true" color="#000000"/>
                  <v:fill on="false" color="#000000" opacity="0"/>
                </v:shape>
                <v:shape id="Shape 577" style="position:absolute;width:6530;height:0;left:4881;top:2619;" coordsize="653034,0" path="m0,0l653034,0">
                  <v:stroke weight="0.398pt" endcap="flat" joinstyle="miter" miterlimit="10" on="true" color="#000000"/>
                  <v:fill on="false" color="#000000" opacity="0"/>
                </v:shape>
                <v:shape id="Shape 581" style="position:absolute;width:14014;height:0;left:13402;top:2619;" coordsize="1401483,0" path="m0,0l1401483,0">
                  <v:stroke weight="0.398pt" endcap="flat" joinstyle="miter" miterlimit="10" on="true" color="#000000"/>
                  <v:fill on="false" color="#000000" opacity="0"/>
                </v:shape>
              </v:group>
            </w:pict>
          </mc:Fallback>
        </mc:AlternateContent>
      </w:r>
      <w:r w:rsidRPr="007E7DAB">
        <w:rPr>
          <w:sz w:val="20"/>
          <w:vertAlign w:val="superscript"/>
          <w:lang w:val="en-US"/>
        </w:rPr>
        <w:t>1</w:t>
      </w:r>
      <w:r w:rsidRPr="007E7DAB">
        <w:rPr>
          <w:sz w:val="20"/>
          <w:lang w:val="en-US"/>
        </w:rPr>
        <w:t>In this thesis, the following approximation is used:</w:t>
      </w:r>
    </w:p>
    <w:p w14:paraId="596C8905" w14:textId="77777777" w:rsidR="00233BB4" w:rsidRPr="007E7DAB" w:rsidRDefault="008D08FB">
      <w:pPr>
        <w:tabs>
          <w:tab w:val="center" w:pos="3097"/>
        </w:tabs>
        <w:spacing w:after="52" w:line="259" w:lineRule="auto"/>
        <w:ind w:left="-15" w:firstLine="0"/>
        <w:jc w:val="left"/>
        <w:rPr>
          <w:lang w:val="en-US"/>
        </w:rPr>
      </w:pPr>
      <w:r w:rsidRPr="007E7DAB">
        <w:rPr>
          <w:i/>
          <w:sz w:val="20"/>
          <w:lang w:val="en-US"/>
        </w:rPr>
        <w:t>FDR</w:t>
      </w:r>
      <w:r w:rsidRPr="007E7DAB">
        <w:rPr>
          <w:sz w:val="20"/>
          <w:lang w:val="en-US"/>
        </w:rPr>
        <w:t xml:space="preserve">≈ </w:t>
      </w:r>
      <w:r w:rsidRPr="007E7DAB">
        <w:rPr>
          <w:sz w:val="14"/>
          <w:lang w:val="en-US"/>
        </w:rPr>
        <w:t># decoy PSMs# all PSMs</w:t>
      </w:r>
      <w:r w:rsidRPr="007E7DAB">
        <w:rPr>
          <w:sz w:val="14"/>
          <w:lang w:val="en-US"/>
        </w:rPr>
        <w:tab/>
      </w:r>
      <w:r w:rsidRPr="007E7DAB">
        <w:rPr>
          <w:sz w:val="20"/>
          <w:lang w:val="en-US"/>
        </w:rPr>
        <w:t xml:space="preserve">= </w:t>
      </w:r>
      <w:r w:rsidRPr="007E7DAB">
        <w:rPr>
          <w:sz w:val="20"/>
          <w:vertAlign w:val="subscript"/>
          <w:lang w:val="en-US"/>
        </w:rPr>
        <w:t># decoy PSMs+# target PSMs</w:t>
      </w:r>
      <w:r w:rsidRPr="007E7DAB">
        <w:rPr>
          <w:sz w:val="14"/>
          <w:lang w:val="en-US"/>
        </w:rPr>
        <w:t># decoy PSMs</w:t>
      </w:r>
    </w:p>
    <w:p w14:paraId="33D1627A" w14:textId="77777777" w:rsidR="00233BB4" w:rsidRPr="007E7DAB" w:rsidRDefault="008D08FB">
      <w:pPr>
        <w:spacing w:after="0" w:line="252" w:lineRule="auto"/>
        <w:ind w:left="-5"/>
        <w:jc w:val="left"/>
        <w:rPr>
          <w:lang w:val="en-US"/>
        </w:rPr>
      </w:pPr>
      <w:r w:rsidRPr="007E7DAB">
        <w:rPr>
          <w:sz w:val="20"/>
          <w:lang w:val="en-US"/>
        </w:rPr>
        <w:t>It is faster to calculate and yields results differing by the FDR, so in the relevant range of FDRs of 0 to 5% up to 5%:</w:t>
      </w:r>
    </w:p>
    <w:p w14:paraId="02BBBE1D" w14:textId="77777777" w:rsidR="00233BB4" w:rsidRPr="007E7DAB" w:rsidRDefault="008D08FB">
      <w:pPr>
        <w:spacing w:after="0" w:line="259" w:lineRule="auto"/>
        <w:ind w:left="384" w:firstLine="0"/>
        <w:jc w:val="left"/>
        <w:rPr>
          <w:lang w:val="en-US"/>
        </w:rPr>
      </w:pPr>
      <w:r w:rsidRPr="007E7DAB">
        <w:rPr>
          <w:sz w:val="14"/>
          <w:vertAlign w:val="superscript"/>
          <w:lang w:val="en-US"/>
        </w:rPr>
        <w:t># decoys</w:t>
      </w:r>
    </w:p>
    <w:p w14:paraId="7778FF33" w14:textId="77777777" w:rsidR="00233BB4" w:rsidRPr="007E7DAB" w:rsidRDefault="008D08FB">
      <w:pPr>
        <w:spacing w:after="0" w:line="259" w:lineRule="auto"/>
        <w:ind w:left="381" w:right="2468"/>
        <w:jc w:val="left"/>
        <w:rPr>
          <w:lang w:val="en-US"/>
        </w:rPr>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505E246F" wp14:editId="46A8A392">
                <wp:simplePos x="0" y="0"/>
                <wp:positionH relativeFrom="column">
                  <wp:posOffset>15189</wp:posOffset>
                </wp:positionH>
                <wp:positionV relativeFrom="paragraph">
                  <wp:posOffset>8892</wp:posOffset>
                </wp:positionV>
                <wp:extent cx="1904365" cy="142799"/>
                <wp:effectExtent l="0" t="0" r="0" b="0"/>
                <wp:wrapNone/>
                <wp:docPr id="24849" name="Group 24849"/>
                <wp:cNvGraphicFramePr/>
                <a:graphic xmlns:a="http://schemas.openxmlformats.org/drawingml/2006/main">
                  <a:graphicData uri="http://schemas.microsoft.com/office/word/2010/wordprocessingGroup">
                    <wpg:wgp>
                      <wpg:cNvGrpSpPr/>
                      <wpg:grpSpPr>
                        <a:xfrm>
                          <a:off x="0" y="0"/>
                          <a:ext cx="1904365" cy="142799"/>
                          <a:chOff x="0" y="0"/>
                          <a:chExt cx="1904365" cy="142799"/>
                        </a:xfrm>
                      </wpg:grpSpPr>
                      <wps:wsp>
                        <wps:cNvPr id="586" name="Shape 586"/>
                        <wps:cNvSpPr/>
                        <wps:spPr>
                          <a:xfrm>
                            <a:off x="220129" y="0"/>
                            <a:ext cx="361569" cy="0"/>
                          </a:xfrm>
                          <a:custGeom>
                            <a:avLst/>
                            <a:gdLst/>
                            <a:ahLst/>
                            <a:cxnLst/>
                            <a:rect l="0" t="0" r="0" b="0"/>
                            <a:pathLst>
                              <a:path w="361569">
                                <a:moveTo>
                                  <a:pt x="0" y="0"/>
                                </a:moveTo>
                                <a:lnTo>
                                  <a:pt x="361569" y="0"/>
                                </a:lnTo>
                              </a:path>
                            </a:pathLst>
                          </a:custGeom>
                          <a:ln w="4305" cap="flat">
                            <a:miter lim="127000"/>
                          </a:ln>
                        </wps:spPr>
                        <wps:style>
                          <a:lnRef idx="1">
                            <a:srgbClr val="000000"/>
                          </a:lnRef>
                          <a:fillRef idx="0">
                            <a:srgbClr val="000000">
                              <a:alpha val="0"/>
                            </a:srgbClr>
                          </a:fillRef>
                          <a:effectRef idx="0">
                            <a:scrgbClr r="0" g="0" b="0"/>
                          </a:effectRef>
                          <a:fontRef idx="none"/>
                        </wps:style>
                        <wps:bodyPr/>
                      </wps:wsp>
                      <wps:wsp>
                        <wps:cNvPr id="588" name="Shape 588"/>
                        <wps:cNvSpPr/>
                        <wps:spPr>
                          <a:xfrm>
                            <a:off x="0" y="72517"/>
                            <a:ext cx="801827" cy="0"/>
                          </a:xfrm>
                          <a:custGeom>
                            <a:avLst/>
                            <a:gdLst/>
                            <a:ahLst/>
                            <a:cxnLst/>
                            <a:rect l="0" t="0" r="0" b="0"/>
                            <a:pathLst>
                              <a:path w="801827">
                                <a:moveTo>
                                  <a:pt x="0" y="0"/>
                                </a:moveTo>
                                <a:lnTo>
                                  <a:pt x="80182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90" name="Shape 590"/>
                        <wps:cNvSpPr/>
                        <wps:spPr>
                          <a:xfrm>
                            <a:off x="15176" y="142799"/>
                            <a:ext cx="771461" cy="0"/>
                          </a:xfrm>
                          <a:custGeom>
                            <a:avLst/>
                            <a:gdLst/>
                            <a:ahLst/>
                            <a:cxnLst/>
                            <a:rect l="0" t="0" r="0" b="0"/>
                            <a:pathLst>
                              <a:path w="771461">
                                <a:moveTo>
                                  <a:pt x="0" y="0"/>
                                </a:moveTo>
                                <a:lnTo>
                                  <a:pt x="771461" y="0"/>
                                </a:lnTo>
                              </a:path>
                            </a:pathLst>
                          </a:custGeom>
                          <a:ln w="4305" cap="flat">
                            <a:miter lim="127000"/>
                          </a:ln>
                        </wps:spPr>
                        <wps:style>
                          <a:lnRef idx="1">
                            <a:srgbClr val="000000"/>
                          </a:lnRef>
                          <a:fillRef idx="0">
                            <a:srgbClr val="000000">
                              <a:alpha val="0"/>
                            </a:srgbClr>
                          </a:fillRef>
                          <a:effectRef idx="0">
                            <a:scrgbClr r="0" g="0" b="0"/>
                          </a:effectRef>
                          <a:fontRef idx="none"/>
                        </wps:style>
                        <wps:bodyPr/>
                      </wps:wsp>
                      <wps:wsp>
                        <wps:cNvPr id="594" name="Shape 594"/>
                        <wps:cNvSpPr/>
                        <wps:spPr>
                          <a:xfrm>
                            <a:off x="1000900" y="72517"/>
                            <a:ext cx="903465" cy="0"/>
                          </a:xfrm>
                          <a:custGeom>
                            <a:avLst/>
                            <a:gdLst/>
                            <a:ahLst/>
                            <a:cxnLst/>
                            <a:rect l="0" t="0" r="0" b="0"/>
                            <a:pathLst>
                              <a:path w="903465">
                                <a:moveTo>
                                  <a:pt x="0" y="0"/>
                                </a:moveTo>
                                <a:lnTo>
                                  <a:pt x="90346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49" style="width:149.95pt;height:11.244pt;position:absolute;z-index:-2147483585;mso-position-horizontal-relative:text;mso-position-horizontal:absolute;margin-left:1.19602pt;mso-position-vertical-relative:text;margin-top:0.700195pt;" coordsize="19043,1427">
                <v:shape id="Shape 586" style="position:absolute;width:3615;height:0;left:2201;top:0;" coordsize="361569,0" path="m0,0l361569,0">
                  <v:stroke weight="0.339pt" endcap="flat" joinstyle="miter" miterlimit="10" on="true" color="#000000"/>
                  <v:fill on="false" color="#000000" opacity="0"/>
                </v:shape>
                <v:shape id="Shape 588" style="position:absolute;width:8018;height:0;left:0;top:725;" coordsize="801827,0" path="m0,0l801827,0">
                  <v:stroke weight="0.398pt" endcap="flat" joinstyle="miter" miterlimit="10" on="true" color="#000000"/>
                  <v:fill on="false" color="#000000" opacity="0"/>
                </v:shape>
                <v:shape id="Shape 590" style="position:absolute;width:7714;height:0;left:151;top:1427;" coordsize="771461,0" path="m0,0l771461,0">
                  <v:stroke weight="0.339pt" endcap="flat" joinstyle="miter" miterlimit="10" on="true" color="#000000"/>
                  <v:fill on="false" color="#000000" opacity="0"/>
                </v:shape>
                <v:shape id="Shape 594" style="position:absolute;width:9034;height:0;left:10009;top:725;" coordsize="903465,0" path="m0,0l903465,0">
                  <v:stroke weight="0.398pt" endcap="flat" joinstyle="miter" miterlimit="10" on="true" color="#000000"/>
                  <v:fill on="false" color="#000000" opacity="0"/>
                </v:shape>
              </v:group>
            </w:pict>
          </mc:Fallback>
        </mc:AlternateContent>
      </w:r>
      <w:r w:rsidRPr="007E7DAB">
        <w:rPr>
          <w:sz w:val="10"/>
          <w:lang w:val="en-US"/>
        </w:rPr>
        <w:t># targets</w:t>
      </w:r>
      <w:r w:rsidRPr="007E7DAB">
        <w:rPr>
          <w:sz w:val="10"/>
          <w:lang w:val="en-US"/>
        </w:rPr>
        <w:tab/>
      </w:r>
      <w:r w:rsidRPr="007E7DAB">
        <w:rPr>
          <w:sz w:val="14"/>
          <w:lang w:val="en-US"/>
        </w:rPr>
        <w:t># decoys+# targets</w:t>
      </w:r>
      <w:r w:rsidRPr="007E7DAB">
        <w:rPr>
          <w:sz w:val="14"/>
          <w:lang w:val="en-US"/>
        </w:rPr>
        <w:tab/>
        <w:t xml:space="preserve"># decoys </w:t>
      </w:r>
      <w:r w:rsidRPr="007E7DAB">
        <w:rPr>
          <w:sz w:val="10"/>
          <w:lang w:val="en-US"/>
        </w:rPr>
        <w:t># decoys</w:t>
      </w:r>
      <w:r w:rsidRPr="007E7DAB">
        <w:rPr>
          <w:sz w:val="10"/>
          <w:lang w:val="en-US"/>
        </w:rPr>
        <w:tab/>
      </w:r>
      <w:r w:rsidRPr="007E7DAB">
        <w:rPr>
          <w:sz w:val="20"/>
          <w:lang w:val="en-US"/>
        </w:rPr>
        <w:t>=</w:t>
      </w:r>
      <w:r w:rsidRPr="007E7DAB">
        <w:rPr>
          <w:sz w:val="20"/>
          <w:lang w:val="en-US"/>
        </w:rPr>
        <w:tab/>
      </w:r>
      <w:r w:rsidRPr="007E7DAB">
        <w:rPr>
          <w:sz w:val="14"/>
          <w:lang w:val="en-US"/>
        </w:rPr>
        <w:t># targets</w:t>
      </w:r>
      <w:r w:rsidRPr="007E7DAB">
        <w:rPr>
          <w:sz w:val="14"/>
          <w:lang w:val="en-US"/>
        </w:rPr>
        <w:tab/>
      </w:r>
      <w:r w:rsidRPr="007E7DAB">
        <w:rPr>
          <w:sz w:val="20"/>
          <w:lang w:val="en-US"/>
        </w:rPr>
        <w:t xml:space="preserve">= 1 + </w:t>
      </w:r>
      <w:r w:rsidRPr="007E7DAB">
        <w:rPr>
          <w:sz w:val="14"/>
          <w:lang w:val="en-US"/>
        </w:rPr>
        <w:t># targets</w:t>
      </w:r>
      <w:r>
        <w:rPr>
          <w:rFonts w:ascii="Calibri" w:eastAsia="Calibri" w:hAnsi="Calibri" w:cs="Calibri"/>
          <w:noProof/>
          <w:sz w:val="22"/>
        </w:rPr>
        <mc:AlternateContent>
          <mc:Choice Requires="wpg">
            <w:drawing>
              <wp:inline distT="0" distB="0" distL="0" distR="0" wp14:anchorId="4E97EB6F" wp14:editId="352FE188">
                <wp:extent cx="421767" cy="5055"/>
                <wp:effectExtent l="0" t="0" r="0" b="0"/>
                <wp:docPr id="24850" name="Group 24850"/>
                <wp:cNvGraphicFramePr/>
                <a:graphic xmlns:a="http://schemas.openxmlformats.org/drawingml/2006/main">
                  <a:graphicData uri="http://schemas.microsoft.com/office/word/2010/wordprocessingGroup">
                    <wpg:wgp>
                      <wpg:cNvGrpSpPr/>
                      <wpg:grpSpPr>
                        <a:xfrm>
                          <a:off x="0" y="0"/>
                          <a:ext cx="421767" cy="5055"/>
                          <a:chOff x="0" y="0"/>
                          <a:chExt cx="421767" cy="5055"/>
                        </a:xfrm>
                      </wpg:grpSpPr>
                      <wps:wsp>
                        <wps:cNvPr id="598" name="Shape 598"/>
                        <wps:cNvSpPr/>
                        <wps:spPr>
                          <a:xfrm>
                            <a:off x="0" y="0"/>
                            <a:ext cx="421767" cy="0"/>
                          </a:xfrm>
                          <a:custGeom>
                            <a:avLst/>
                            <a:gdLst/>
                            <a:ahLst/>
                            <a:cxnLst/>
                            <a:rect l="0" t="0" r="0" b="0"/>
                            <a:pathLst>
                              <a:path w="421767">
                                <a:moveTo>
                                  <a:pt x="0" y="0"/>
                                </a:moveTo>
                                <a:lnTo>
                                  <a:pt x="4217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850" style="width:33.21pt;height:0.398pt;mso-position-horizontal-relative:char;mso-position-vertical-relative:line" coordsize="4217,50">
                <v:shape id="Shape 598" style="position:absolute;width:4217;height:0;left:0;top:0;" coordsize="421767,0" path="m0,0l421767,0">
                  <v:stroke weight="0.398pt" endcap="flat" joinstyle="miter" miterlimit="10" on="true" color="#000000"/>
                  <v:fill on="false" color="#000000" opacity="0"/>
                </v:shape>
              </v:group>
            </w:pict>
          </mc:Fallback>
        </mc:AlternateContent>
      </w:r>
      <w:r w:rsidRPr="007E7DAB">
        <w:rPr>
          <w:sz w:val="14"/>
          <w:lang w:val="en-US"/>
        </w:rPr>
        <w:t xml:space="preserve"> </w:t>
      </w:r>
      <w:r w:rsidRPr="007E7DAB">
        <w:rPr>
          <w:sz w:val="20"/>
          <w:lang w:val="en-US"/>
        </w:rPr>
        <w:t xml:space="preserve">≈ 1 + </w:t>
      </w:r>
      <w:r w:rsidRPr="007E7DAB">
        <w:rPr>
          <w:i/>
          <w:sz w:val="20"/>
          <w:lang w:val="en-US"/>
        </w:rPr>
        <w:t>FDR</w:t>
      </w:r>
    </w:p>
    <w:p w14:paraId="77E34F39" w14:textId="77777777" w:rsidR="00233BB4" w:rsidRPr="007E7DAB" w:rsidRDefault="008D08FB">
      <w:pPr>
        <w:spacing w:after="0" w:line="259" w:lineRule="auto"/>
        <w:ind w:left="48" w:firstLine="0"/>
        <w:jc w:val="left"/>
        <w:rPr>
          <w:lang w:val="en-US"/>
        </w:rPr>
      </w:pPr>
      <w:r w:rsidRPr="007E7DAB">
        <w:rPr>
          <w:sz w:val="10"/>
          <w:lang w:val="en-US"/>
        </w:rPr>
        <w:t># decoys+# targets</w:t>
      </w:r>
    </w:p>
    <w:p w14:paraId="66632CAC" w14:textId="77777777" w:rsidR="00233BB4" w:rsidRPr="007E7DAB" w:rsidRDefault="008D08FB">
      <w:pPr>
        <w:ind w:left="-5"/>
        <w:rPr>
          <w:lang w:val="en-US"/>
        </w:rPr>
      </w:pPr>
      <w:r w:rsidRPr="007E7DAB">
        <w:rPr>
          <w:lang w:val="en-US"/>
        </w:rPr>
        <w:lastRenderedPageBreak/>
        <w:t>penalization is additionally controlled by the parameter C, which can also be defined differently for points of different classes</w:t>
      </w:r>
      <w:r>
        <w:rPr>
          <w:vertAlign w:val="superscript"/>
        </w:rPr>
        <w:footnoteReference w:id="1"/>
      </w:r>
      <w:r w:rsidRPr="007E7DAB">
        <w:rPr>
          <w:lang w:val="en-US"/>
        </w:rPr>
        <w:t>.</w:t>
      </w:r>
    </w:p>
    <w:p w14:paraId="05B5C324" w14:textId="77777777" w:rsidR="00233BB4" w:rsidRPr="007E7DAB" w:rsidRDefault="008D08FB">
      <w:pPr>
        <w:spacing w:after="850"/>
        <w:ind w:left="-5"/>
        <w:rPr>
          <w:lang w:val="en-US"/>
        </w:rPr>
      </w:pPr>
      <w:r w:rsidRPr="007E7DAB">
        <w:rPr>
          <w:lang w:val="en-US"/>
        </w:rPr>
        <w:t>To avoid having to split the data into training and testing set and consequently losing possibly correct PSMs but also avoid overfitting, a nested cross-validation approach is being used. As Granholm et al. [8] explain, overfitting is a central problem in machine learning. It happens when the model fits itself onto random variation in the data, not actually connected to a general pattern and performing poorly when presented new data. Cross-validation means splitting the data into a number of smaller batches (Percolator uses 3), presenting all but one to the model as training and using the remaining part to validate the results, or, in the case of Percolator, to score the PSMs. For every part of the data a new model is trained by every part but the one to be scored, and the scores of different parts are normalized in the end. Additionally, Percolator performs cross-validation with every training batch, evaluating different parameters for the machine learning model applied to this specific batch of data [8]. A diagram explaining this approach can be found in Figure 2.1.</w:t>
      </w:r>
    </w:p>
    <w:p w14:paraId="290BEAD6" w14:textId="77777777" w:rsidR="00233BB4" w:rsidRPr="007E7DAB" w:rsidRDefault="008D08FB">
      <w:pPr>
        <w:pStyle w:val="Heading3"/>
        <w:tabs>
          <w:tab w:val="center" w:pos="1839"/>
        </w:tabs>
        <w:spacing w:after="158"/>
        <w:ind w:left="-15" w:firstLine="0"/>
        <w:rPr>
          <w:lang w:val="en-US"/>
        </w:rPr>
      </w:pPr>
      <w:r w:rsidRPr="007E7DAB">
        <w:rPr>
          <w:lang w:val="en-US"/>
        </w:rPr>
        <w:t>1.1.5</w:t>
      </w:r>
      <w:r w:rsidRPr="007E7DAB">
        <w:rPr>
          <w:lang w:val="en-US"/>
        </w:rPr>
        <w:tab/>
        <w:t>ROC curves</w:t>
      </w:r>
    </w:p>
    <w:p w14:paraId="493CD468" w14:textId="5E902314" w:rsidR="00233BB4" w:rsidRPr="007E7DAB" w:rsidRDefault="008D08FB">
      <w:pPr>
        <w:ind w:left="-5"/>
        <w:rPr>
          <w:lang w:val="en-US"/>
        </w:rPr>
      </w:pPr>
      <w:r w:rsidRPr="007E7DAB">
        <w:rPr>
          <w:lang w:val="en-US"/>
        </w:rPr>
        <w:t xml:space="preserve">As </w:t>
      </w:r>
      <w:commentRangeStart w:id="93"/>
      <w:r w:rsidRPr="007E7DAB">
        <w:rPr>
          <w:lang w:val="en-US"/>
        </w:rPr>
        <w:t xml:space="preserve">well </w:t>
      </w:r>
      <w:commentRangeEnd w:id="93"/>
      <w:r w:rsidR="007F22E0">
        <w:rPr>
          <w:rStyle w:val="CommentReference"/>
        </w:rPr>
        <w:commentReference w:id="93"/>
      </w:r>
      <w:r w:rsidRPr="007E7DAB">
        <w:rPr>
          <w:lang w:val="en-US"/>
        </w:rPr>
        <w:t xml:space="preserve">explained by Fawcett [7], performance of classification machine learning models is often evaluated using receiver operating characteristics (ROC) curves. They are </w:t>
      </w:r>
      <w:del w:id="94" w:author="Timo Sachsenberg" w:date="2020-08-10T12:38:00Z">
        <w:r w:rsidRPr="007E7DAB" w:rsidDel="007F22E0">
          <w:rPr>
            <w:lang w:val="en-US"/>
          </w:rPr>
          <w:delText xml:space="preserve">graphs </w:delText>
        </w:r>
      </w:del>
      <w:ins w:id="95" w:author="Timo Sachsenberg" w:date="2020-08-10T12:38:00Z">
        <w:r w:rsidR="007F22E0">
          <w:rPr>
            <w:lang w:val="en-US"/>
          </w:rPr>
          <w:t>charts</w:t>
        </w:r>
        <w:r w:rsidR="007F22E0" w:rsidRPr="007E7DAB">
          <w:rPr>
            <w:lang w:val="en-US"/>
          </w:rPr>
          <w:t xml:space="preserve"> </w:t>
        </w:r>
      </w:ins>
      <w:r w:rsidRPr="007E7DAB">
        <w:rPr>
          <w:lang w:val="en-US"/>
        </w:rPr>
        <w:t xml:space="preserve">in which the true positive rate of a model on the y-axis is plotted against its false positive rate on the x-axis. An example is shown in Figure 1.2. Generally, a classifier producing </w:t>
      </w:r>
      <w:del w:id="96" w:author="Timo Sachsenberg" w:date="2020-08-10T12:38:00Z">
        <w:r w:rsidRPr="007E7DAB" w:rsidDel="007F22E0">
          <w:rPr>
            <w:lang w:val="en-US"/>
          </w:rPr>
          <w:delText xml:space="preserve">an </w:delText>
        </w:r>
      </w:del>
      <w:ins w:id="97" w:author="Timo Sachsenberg" w:date="2020-08-10T12:38:00Z">
        <w:r w:rsidR="007F22E0">
          <w:rPr>
            <w:lang w:val="en-US"/>
          </w:rPr>
          <w:t>a</w:t>
        </w:r>
        <w:r w:rsidR="007F22E0" w:rsidRPr="007E7DAB">
          <w:rPr>
            <w:lang w:val="en-US"/>
          </w:rPr>
          <w:t xml:space="preserve"> </w:t>
        </w:r>
      </w:ins>
      <w:r w:rsidRPr="007E7DAB">
        <w:rPr>
          <w:lang w:val="en-US"/>
        </w:rPr>
        <w:t xml:space="preserve">ROC curve further to the </w:t>
      </w:r>
      <w:commentRangeStart w:id="98"/>
      <w:commentRangeStart w:id="99"/>
      <w:r w:rsidRPr="007E7DAB">
        <w:rPr>
          <w:lang w:val="en-US"/>
        </w:rPr>
        <w:t xml:space="preserve">northwest </w:t>
      </w:r>
      <w:commentRangeEnd w:id="98"/>
      <w:r w:rsidR="007F22E0">
        <w:rPr>
          <w:rStyle w:val="CommentReference"/>
        </w:rPr>
        <w:commentReference w:id="98"/>
      </w:r>
      <w:commentRangeEnd w:id="99"/>
      <w:r w:rsidR="007F22E0">
        <w:rPr>
          <w:rStyle w:val="CommentReference"/>
        </w:rPr>
        <w:commentReference w:id="99"/>
      </w:r>
      <w:r w:rsidRPr="007E7DAB">
        <w:rPr>
          <w:lang w:val="en-US"/>
        </w:rPr>
        <w:t xml:space="preserve">than the curve of another classifier, is better, because it achieves a higher true positive rate at a lower false positive cost. But, to be able to compare classifiers more directly and by using a single scalar value, often the area under an ROC curve is computed and used as a metric, because it represents the </w:t>
      </w:r>
      <w:commentRangeStart w:id="100"/>
      <w:commentRangeStart w:id="101"/>
      <w:r w:rsidRPr="007E7DAB">
        <w:rPr>
          <w:lang w:val="en-US"/>
        </w:rPr>
        <w:t xml:space="preserve">probability </w:t>
      </w:r>
      <w:commentRangeEnd w:id="100"/>
      <w:r w:rsidR="007F22E0">
        <w:rPr>
          <w:rStyle w:val="CommentReference"/>
        </w:rPr>
        <w:commentReference w:id="100"/>
      </w:r>
      <w:commentRangeEnd w:id="101"/>
      <w:r w:rsidR="007F22E0">
        <w:rPr>
          <w:rStyle w:val="CommentReference"/>
        </w:rPr>
        <w:commentReference w:id="101"/>
      </w:r>
      <w:r w:rsidRPr="007E7DAB">
        <w:rPr>
          <w:lang w:val="en-US"/>
        </w:rPr>
        <w:t>that ”the classifier will rank a randomly chosen positive instance higher than a randomly chosen negative instance” ([7], page 868).</w:t>
      </w:r>
    </w:p>
    <w:p w14:paraId="3DAD6A41" w14:textId="77777777" w:rsidR="00233BB4" w:rsidRPr="007E7DAB" w:rsidRDefault="008D08FB">
      <w:pPr>
        <w:ind w:left="-5"/>
        <w:rPr>
          <w:lang w:val="en-US"/>
        </w:rPr>
      </w:pPr>
      <w:r w:rsidRPr="007E7DAB">
        <w:rPr>
          <w:lang w:val="en-US"/>
        </w:rPr>
        <w:t xml:space="preserve">When dealing with the problem of rating PSMs however, there is no way of knowing the ground truth and thus precisely estimating a classifiers performance. Instead, the total number of PSMs that are estimated to be correct when accepting a certain q-value are plotted against that q-value [10, 8]. The graphs shape resembles that of </w:t>
      </w:r>
      <w:commentRangeStart w:id="102"/>
      <w:commentRangeStart w:id="103"/>
      <w:r w:rsidRPr="007E7DAB">
        <w:rPr>
          <w:lang w:val="en-US"/>
        </w:rPr>
        <w:t xml:space="preserve">an </w:t>
      </w:r>
      <w:commentRangeEnd w:id="102"/>
      <w:r w:rsidR="007F22E0">
        <w:rPr>
          <w:rStyle w:val="CommentReference"/>
        </w:rPr>
        <w:commentReference w:id="102"/>
      </w:r>
      <w:commentRangeEnd w:id="103"/>
      <w:r w:rsidR="007F22E0">
        <w:rPr>
          <w:rStyle w:val="CommentReference"/>
        </w:rPr>
        <w:commentReference w:id="103"/>
      </w:r>
      <w:r w:rsidRPr="007E7DAB">
        <w:rPr>
          <w:lang w:val="en-US"/>
        </w:rPr>
        <w:t>ROC curve and the property that curves further to the northwest represent better classification performance is maintained, so the plot is called pseudo ROC. However, there are significant differences and neither the number of accepted PSMs nor the q-value are the</w:t>
      </w:r>
    </w:p>
    <w:p w14:paraId="40D21C99" w14:textId="77777777" w:rsidR="00233BB4" w:rsidRDefault="008D08FB">
      <w:pPr>
        <w:spacing w:after="208" w:line="259" w:lineRule="auto"/>
        <w:ind w:left="0" w:firstLine="0"/>
        <w:jc w:val="left"/>
      </w:pPr>
      <w:r>
        <w:rPr>
          <w:noProof/>
        </w:rPr>
        <w:lastRenderedPageBreak/>
        <w:drawing>
          <wp:inline distT="0" distB="0" distL="0" distR="0" wp14:anchorId="08EC00F1" wp14:editId="60ECCB8E">
            <wp:extent cx="5040301" cy="3360201"/>
            <wp:effectExtent l="0" t="0" r="0" b="0"/>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27"/>
                    <a:stretch>
                      <a:fillRect/>
                    </a:stretch>
                  </pic:blipFill>
                  <pic:spPr>
                    <a:xfrm>
                      <a:off x="0" y="0"/>
                      <a:ext cx="5040301" cy="3360201"/>
                    </a:xfrm>
                    <a:prstGeom prst="rect">
                      <a:avLst/>
                    </a:prstGeom>
                  </pic:spPr>
                </pic:pic>
              </a:graphicData>
            </a:graphic>
          </wp:inline>
        </w:drawing>
      </w:r>
    </w:p>
    <w:p w14:paraId="57A00361" w14:textId="77777777" w:rsidR="00233BB4" w:rsidRPr="007E7DAB" w:rsidRDefault="008D08FB">
      <w:pPr>
        <w:spacing w:after="92" w:line="236" w:lineRule="auto"/>
        <w:ind w:left="194" w:right="184"/>
        <w:rPr>
          <w:lang w:val="en-US"/>
        </w:rPr>
      </w:pPr>
      <w:r w:rsidRPr="007E7DAB">
        <w:rPr>
          <w:b/>
          <w:sz w:val="22"/>
          <w:lang w:val="en-US"/>
        </w:rPr>
        <w:t xml:space="preserve">Figure 1.2: </w:t>
      </w:r>
      <w:r w:rsidRPr="007E7DAB">
        <w:rPr>
          <w:sz w:val="22"/>
          <w:lang w:val="en-US"/>
        </w:rPr>
        <w:t xml:space="preserve">An Example for </w:t>
      </w:r>
      <w:proofErr w:type="gramStart"/>
      <w:r w:rsidRPr="007E7DAB">
        <w:rPr>
          <w:sz w:val="22"/>
          <w:lang w:val="en-US"/>
        </w:rPr>
        <w:t>an</w:t>
      </w:r>
      <w:proofErr w:type="gramEnd"/>
      <w:r w:rsidRPr="007E7DAB">
        <w:rPr>
          <w:sz w:val="22"/>
          <w:lang w:val="en-US"/>
        </w:rPr>
        <w:t xml:space="preserve"> ROC curve. It was plotted from a generated dataset with 1000 positive and negative entries respectively, </w:t>
      </w:r>
      <w:proofErr w:type="gramStart"/>
      <w:r w:rsidRPr="007E7DAB">
        <w:rPr>
          <w:sz w:val="22"/>
          <w:lang w:val="en-US"/>
        </w:rPr>
        <w:t>being ”scored</w:t>
      </w:r>
      <w:proofErr w:type="gramEnd"/>
      <w:r w:rsidRPr="007E7DAB">
        <w:rPr>
          <w:sz w:val="22"/>
          <w:lang w:val="en-US"/>
        </w:rPr>
        <w:t xml:space="preserve">” using a log normal distribution with different expected values. Calculations were done by the </w:t>
      </w:r>
      <w:proofErr w:type="spellStart"/>
      <w:r w:rsidRPr="007E7DAB">
        <w:rPr>
          <w:rFonts w:ascii="Calibri" w:eastAsia="Calibri" w:hAnsi="Calibri" w:cs="Calibri"/>
          <w:sz w:val="22"/>
          <w:lang w:val="en-US"/>
        </w:rPr>
        <w:t>pseudoROC</w:t>
      </w:r>
      <w:proofErr w:type="spellEnd"/>
      <w:r w:rsidRPr="007E7DAB">
        <w:rPr>
          <w:rFonts w:ascii="Calibri" w:eastAsia="Calibri" w:hAnsi="Calibri" w:cs="Calibri"/>
          <w:sz w:val="22"/>
          <w:lang w:val="en-US"/>
        </w:rPr>
        <w:t xml:space="preserve"> </w:t>
      </w:r>
      <w:r w:rsidRPr="007E7DAB">
        <w:rPr>
          <w:sz w:val="22"/>
          <w:lang w:val="en-US"/>
        </w:rPr>
        <w:t>function as described in 2.1.</w:t>
      </w:r>
    </w:p>
    <w:p w14:paraId="30AE8C5C" w14:textId="77777777" w:rsidR="00233BB4" w:rsidRDefault="008D08FB">
      <w:pPr>
        <w:spacing w:after="128" w:line="259" w:lineRule="auto"/>
        <w:ind w:left="0" w:firstLine="0"/>
        <w:jc w:val="left"/>
      </w:pPr>
      <w:r>
        <w:rPr>
          <w:rFonts w:ascii="Calibri" w:eastAsia="Calibri" w:hAnsi="Calibri" w:cs="Calibri"/>
          <w:noProof/>
          <w:sz w:val="22"/>
        </w:rPr>
        <mc:AlternateContent>
          <mc:Choice Requires="wpg">
            <w:drawing>
              <wp:inline distT="0" distB="0" distL="0" distR="0" wp14:anchorId="7749F4A7" wp14:editId="6B3BA459">
                <wp:extent cx="5039972" cy="1646395"/>
                <wp:effectExtent l="0" t="0" r="0" b="0"/>
                <wp:docPr id="26510" name="Group 26510"/>
                <wp:cNvGraphicFramePr/>
                <a:graphic xmlns:a="http://schemas.openxmlformats.org/drawingml/2006/main">
                  <a:graphicData uri="http://schemas.microsoft.com/office/word/2010/wordprocessingGroup">
                    <wpg:wgp>
                      <wpg:cNvGrpSpPr/>
                      <wpg:grpSpPr>
                        <a:xfrm>
                          <a:off x="0" y="0"/>
                          <a:ext cx="5039972" cy="1646395"/>
                          <a:chOff x="0" y="0"/>
                          <a:chExt cx="5039972" cy="1646395"/>
                        </a:xfrm>
                      </wpg:grpSpPr>
                      <pic:pic xmlns:pic="http://schemas.openxmlformats.org/drawingml/2006/picture">
                        <pic:nvPicPr>
                          <pic:cNvPr id="702" name="Picture 702"/>
                          <pic:cNvPicPr/>
                        </pic:nvPicPr>
                        <pic:blipFill>
                          <a:blip r:embed="rId28"/>
                          <a:stretch>
                            <a:fillRect/>
                          </a:stretch>
                        </pic:blipFill>
                        <pic:spPr>
                          <a:xfrm>
                            <a:off x="0" y="0"/>
                            <a:ext cx="2469593" cy="1646395"/>
                          </a:xfrm>
                          <a:prstGeom prst="rect">
                            <a:avLst/>
                          </a:prstGeom>
                        </pic:spPr>
                      </pic:pic>
                      <pic:pic xmlns:pic="http://schemas.openxmlformats.org/drawingml/2006/picture">
                        <pic:nvPicPr>
                          <pic:cNvPr id="708" name="Picture 708"/>
                          <pic:cNvPicPr/>
                        </pic:nvPicPr>
                        <pic:blipFill>
                          <a:blip r:embed="rId29"/>
                          <a:stretch>
                            <a:fillRect/>
                          </a:stretch>
                        </pic:blipFill>
                        <pic:spPr>
                          <a:xfrm>
                            <a:off x="2570379" y="0"/>
                            <a:ext cx="2469593" cy="1646395"/>
                          </a:xfrm>
                          <a:prstGeom prst="rect">
                            <a:avLst/>
                          </a:prstGeom>
                        </pic:spPr>
                      </pic:pic>
                    </wpg:wgp>
                  </a:graphicData>
                </a:graphic>
              </wp:inline>
            </w:drawing>
          </mc:Choice>
          <mc:Fallback xmlns:a="http://schemas.openxmlformats.org/drawingml/2006/main">
            <w:pict>
              <v:group id="Group 26510" style="width:396.848pt;height:129.637pt;mso-position-horizontal-relative:char;mso-position-vertical-relative:line" coordsize="50399,16463">
                <v:shape id="Picture 702" style="position:absolute;width:24695;height:16463;left:0;top:0;" filled="f">
                  <v:imagedata r:id="rId70"/>
                </v:shape>
                <v:shape id="Picture 708" style="position:absolute;width:24695;height:16463;left:25703;top:0;" filled="f">
                  <v:imagedata r:id="rId71"/>
                </v:shape>
              </v:group>
            </w:pict>
          </mc:Fallback>
        </mc:AlternateContent>
      </w:r>
    </w:p>
    <w:p w14:paraId="334B8362" w14:textId="4B296E4D" w:rsidR="00233BB4" w:rsidRPr="007E7DAB" w:rsidRDefault="008D08FB">
      <w:pPr>
        <w:spacing w:after="206" w:line="236" w:lineRule="auto"/>
        <w:rPr>
          <w:lang w:val="en-US"/>
        </w:rPr>
      </w:pPr>
      <w:r w:rsidRPr="007E7DAB">
        <w:rPr>
          <w:b/>
          <w:sz w:val="22"/>
          <w:lang w:val="en-US"/>
        </w:rPr>
        <w:t xml:space="preserve">(a) </w:t>
      </w:r>
      <w:commentRangeStart w:id="104"/>
      <w:commentRangeStart w:id="105"/>
      <w:r w:rsidRPr="007E7DAB">
        <w:rPr>
          <w:sz w:val="22"/>
          <w:lang w:val="en-US"/>
        </w:rPr>
        <w:t xml:space="preserve">This pseudo ROC was generated </w:t>
      </w:r>
      <w:r w:rsidRPr="007E7DAB">
        <w:rPr>
          <w:b/>
          <w:sz w:val="22"/>
          <w:lang w:val="en-US"/>
        </w:rPr>
        <w:t xml:space="preserve">(b) </w:t>
      </w:r>
      <w:r w:rsidRPr="007E7DAB">
        <w:rPr>
          <w:sz w:val="22"/>
          <w:lang w:val="en-US"/>
        </w:rPr>
        <w:t xml:space="preserve">This pseudo ROC is generated from </w:t>
      </w:r>
      <w:del w:id="106" w:author="Timo Sachsenberg" w:date="2020-08-10T12:40:00Z">
        <w:r w:rsidRPr="007E7DAB" w:rsidDel="007F22E0">
          <w:rPr>
            <w:sz w:val="22"/>
            <w:lang w:val="en-US"/>
          </w:rPr>
          <w:delText xml:space="preserve">from </w:delText>
        </w:r>
      </w:del>
      <w:ins w:id="107" w:author="Timo Sachsenberg" w:date="2020-08-10T12:40:00Z">
        <w:r w:rsidR="007F22E0">
          <w:rPr>
            <w:sz w:val="22"/>
            <w:lang w:val="en-US"/>
          </w:rPr>
          <w:t xml:space="preserve"> </w:t>
        </w:r>
        <w:r w:rsidR="007F22E0" w:rsidRPr="007E7DAB">
          <w:rPr>
            <w:sz w:val="22"/>
            <w:lang w:val="en-US"/>
          </w:rPr>
          <w:t xml:space="preserve"> </w:t>
        </w:r>
      </w:ins>
      <w:r w:rsidRPr="007E7DAB">
        <w:rPr>
          <w:sz w:val="22"/>
          <w:lang w:val="en-US"/>
        </w:rPr>
        <w:t xml:space="preserve">the same generated dataset as was the realistic dataset described in 2, </w:t>
      </w:r>
      <w:del w:id="108" w:author="Timo Sachsenberg" w:date="2020-08-10T12:41:00Z">
        <w:r w:rsidRPr="007E7DAB" w:rsidDel="007F22E0">
          <w:rPr>
            <w:sz w:val="22"/>
            <w:lang w:val="en-US"/>
          </w:rPr>
          <w:delText xml:space="preserve">using </w:delText>
        </w:r>
      </w:del>
      <w:r w:rsidRPr="007E7DAB">
        <w:rPr>
          <w:sz w:val="22"/>
          <w:lang w:val="en-US"/>
        </w:rPr>
        <w:t xml:space="preserve">used for the ROC curve in 1.2. </w:t>
      </w:r>
      <w:del w:id="109" w:author="Timo Sachsenberg" w:date="2020-08-10T12:41:00Z">
        <w:r w:rsidRPr="007E7DAB" w:rsidDel="007F22E0">
          <w:rPr>
            <w:sz w:val="22"/>
            <w:lang w:val="en-US"/>
          </w:rPr>
          <w:delText xml:space="preserve">the </w:delText>
        </w:r>
      </w:del>
      <w:ins w:id="110" w:author="Timo Sachsenberg" w:date="2020-08-10T12:41:00Z">
        <w:r w:rsidR="007F22E0">
          <w:rPr>
            <w:sz w:val="22"/>
            <w:lang w:val="en-US"/>
          </w:rPr>
          <w:t>based on</w:t>
        </w:r>
        <w:r w:rsidR="007F22E0" w:rsidRPr="007E7DAB">
          <w:rPr>
            <w:sz w:val="22"/>
            <w:lang w:val="en-US"/>
          </w:rPr>
          <w:t xml:space="preserve"> </w:t>
        </w:r>
      </w:ins>
      <w:del w:id="111" w:author="Timo Sachsenberg" w:date="2020-08-10T12:41:00Z">
        <w:r w:rsidRPr="007E7DAB" w:rsidDel="007F22E0">
          <w:rPr>
            <w:sz w:val="22"/>
            <w:lang w:val="en-US"/>
          </w:rPr>
          <w:delText xml:space="preserve">given </w:delText>
        </w:r>
      </w:del>
      <w:ins w:id="112" w:author="Timo Sachsenberg" w:date="2020-08-10T12:41:00Z">
        <w:r w:rsidR="007F22E0">
          <w:rPr>
            <w:sz w:val="22"/>
            <w:lang w:val="en-US"/>
          </w:rPr>
          <w:t>the</w:t>
        </w:r>
        <w:r w:rsidR="007F22E0" w:rsidRPr="007E7DAB">
          <w:rPr>
            <w:sz w:val="22"/>
            <w:lang w:val="en-US"/>
          </w:rPr>
          <w:t xml:space="preserve"> </w:t>
        </w:r>
      </w:ins>
      <w:proofErr w:type="spellStart"/>
      <w:r w:rsidRPr="007E7DAB">
        <w:rPr>
          <w:sz w:val="22"/>
          <w:lang w:val="en-US"/>
        </w:rPr>
        <w:t>NuXL</w:t>
      </w:r>
      <w:proofErr w:type="spellEnd"/>
      <w:r w:rsidRPr="007E7DAB">
        <w:rPr>
          <w:sz w:val="22"/>
          <w:lang w:val="en-US"/>
        </w:rPr>
        <w:t>-score.</w:t>
      </w:r>
      <w:commentRangeEnd w:id="104"/>
      <w:r w:rsidR="007F22E0">
        <w:rPr>
          <w:rStyle w:val="CommentReference"/>
        </w:rPr>
        <w:commentReference w:id="104"/>
      </w:r>
      <w:commentRangeEnd w:id="105"/>
      <w:r w:rsidR="007F22E0">
        <w:rPr>
          <w:rStyle w:val="CommentReference"/>
        </w:rPr>
        <w:commentReference w:id="105"/>
      </w:r>
    </w:p>
    <w:p w14:paraId="72FC17E5" w14:textId="0F794FED" w:rsidR="00233BB4" w:rsidRPr="007E7DAB" w:rsidRDefault="008D08FB">
      <w:pPr>
        <w:spacing w:after="449" w:line="236" w:lineRule="auto"/>
        <w:ind w:left="194" w:right="184"/>
        <w:rPr>
          <w:lang w:val="en-US"/>
        </w:rPr>
      </w:pPr>
      <w:r w:rsidRPr="007E7DAB">
        <w:rPr>
          <w:b/>
          <w:sz w:val="22"/>
          <w:lang w:val="en-US"/>
        </w:rPr>
        <w:t xml:space="preserve">Figure 1.3: </w:t>
      </w:r>
      <w:del w:id="113" w:author="Timo Sachsenberg" w:date="2020-08-10T12:41:00Z">
        <w:r w:rsidRPr="007E7DAB" w:rsidDel="007F22E0">
          <w:rPr>
            <w:sz w:val="22"/>
            <w:lang w:val="en-US"/>
          </w:rPr>
          <w:delText xml:space="preserve">Examples for </w:delText>
        </w:r>
      </w:del>
      <w:r w:rsidRPr="007E7DAB">
        <w:rPr>
          <w:sz w:val="22"/>
          <w:lang w:val="en-US"/>
        </w:rPr>
        <w:t xml:space="preserve">pseudo ROC curves, plotted using the function </w:t>
      </w:r>
      <w:proofErr w:type="spellStart"/>
      <w:r w:rsidRPr="007E7DAB">
        <w:rPr>
          <w:rFonts w:ascii="Calibri" w:eastAsia="Calibri" w:hAnsi="Calibri" w:cs="Calibri"/>
          <w:sz w:val="22"/>
          <w:lang w:val="en-US"/>
        </w:rPr>
        <w:t>pseudoROC</w:t>
      </w:r>
      <w:proofErr w:type="spellEnd"/>
      <w:r w:rsidRPr="007E7DAB">
        <w:rPr>
          <w:rFonts w:ascii="Calibri" w:eastAsia="Calibri" w:hAnsi="Calibri" w:cs="Calibri"/>
          <w:sz w:val="22"/>
          <w:lang w:val="en-US"/>
        </w:rPr>
        <w:t xml:space="preserve"> </w:t>
      </w:r>
      <w:r w:rsidRPr="007E7DAB">
        <w:rPr>
          <w:sz w:val="22"/>
          <w:lang w:val="en-US"/>
        </w:rPr>
        <w:t>as described in 2.1.</w:t>
      </w:r>
    </w:p>
    <w:p w14:paraId="4C2DAF77" w14:textId="77777777" w:rsidR="00233BB4" w:rsidRPr="007E7DAB" w:rsidRDefault="008D08FB">
      <w:pPr>
        <w:spacing w:after="125"/>
        <w:ind w:left="-5"/>
        <w:rPr>
          <w:lang w:val="en-US"/>
        </w:rPr>
      </w:pPr>
      <w:r w:rsidRPr="007E7DAB">
        <w:rPr>
          <w:lang w:val="en-US"/>
        </w:rPr>
        <w:t xml:space="preserve">same as their ROC counterparts: The q-value of a certain PSM, being related to the FDR, is the (estimated!) portion of wrongly accepted PSMs out of every positively classified PSM, when using the PSMs score as threshold. The false positive rate on the other hand would be the percentage of wrongly accepted PSMs out of every wrong PSM in the whole dataset. With </w:t>
      </w:r>
      <w:r w:rsidRPr="007E7DAB">
        <w:rPr>
          <w:i/>
          <w:lang w:val="en-US"/>
        </w:rPr>
        <w:t xml:space="preserve">Y </w:t>
      </w:r>
      <w:r w:rsidRPr="007E7DAB">
        <w:rPr>
          <w:lang w:val="en-US"/>
        </w:rPr>
        <w:t xml:space="preserve">being the number </w:t>
      </w:r>
      <w:r w:rsidRPr="007E7DAB">
        <w:rPr>
          <w:lang w:val="en-US"/>
        </w:rPr>
        <w:lastRenderedPageBreak/>
        <w:t xml:space="preserve">of PSMs accepted by the classifier and </w:t>
      </w:r>
      <w:proofErr w:type="spellStart"/>
      <w:r w:rsidRPr="007E7DAB">
        <w:rPr>
          <w:i/>
          <w:lang w:val="en-US"/>
        </w:rPr>
        <w:t>n</w:t>
      </w:r>
      <w:proofErr w:type="spellEnd"/>
      <w:r w:rsidRPr="007E7DAB">
        <w:rPr>
          <w:i/>
          <w:lang w:val="en-US"/>
        </w:rPr>
        <w:t xml:space="preserve"> </w:t>
      </w:r>
      <w:r w:rsidRPr="007E7DAB">
        <w:rPr>
          <w:lang w:val="en-US"/>
        </w:rPr>
        <w:t>the number of false entries according to the ground truth, as in Fawcett [7], this can be written as:</w:t>
      </w:r>
    </w:p>
    <w:p w14:paraId="0FB14B10" w14:textId="77777777" w:rsidR="00233BB4" w:rsidRPr="007E7DAB" w:rsidRDefault="008D08FB">
      <w:pPr>
        <w:tabs>
          <w:tab w:val="center" w:pos="4007"/>
          <w:tab w:val="right" w:pos="7937"/>
        </w:tabs>
        <w:spacing w:after="0" w:line="265" w:lineRule="auto"/>
        <w:ind w:left="0" w:right="-15" w:firstLine="0"/>
        <w:jc w:val="left"/>
        <w:rPr>
          <w:lang w:val="en-US"/>
        </w:rPr>
      </w:pPr>
      <w:r w:rsidRPr="007E7DAB">
        <w:rPr>
          <w:rFonts w:ascii="Calibri" w:eastAsia="Calibri" w:hAnsi="Calibri" w:cs="Calibri"/>
          <w:sz w:val="22"/>
          <w:lang w:val="en-US"/>
        </w:rPr>
        <w:tab/>
      </w:r>
      <w:r>
        <w:rPr>
          <w:noProof/>
        </w:rPr>
        <w:drawing>
          <wp:inline distT="0" distB="0" distL="0" distR="0" wp14:anchorId="6A1CE9EF" wp14:editId="72475C8C">
            <wp:extent cx="1831848" cy="320040"/>
            <wp:effectExtent l="0" t="0" r="0" b="0"/>
            <wp:docPr id="29980" name="Picture 29980"/>
            <wp:cNvGraphicFramePr/>
            <a:graphic xmlns:a="http://schemas.openxmlformats.org/drawingml/2006/main">
              <a:graphicData uri="http://schemas.openxmlformats.org/drawingml/2006/picture">
                <pic:pic xmlns:pic="http://schemas.openxmlformats.org/drawingml/2006/picture">
                  <pic:nvPicPr>
                    <pic:cNvPr id="29980" name="Picture 29980"/>
                    <pic:cNvPicPr/>
                  </pic:nvPicPr>
                  <pic:blipFill>
                    <a:blip r:embed="rId72"/>
                    <a:stretch>
                      <a:fillRect/>
                    </a:stretch>
                  </pic:blipFill>
                  <pic:spPr>
                    <a:xfrm>
                      <a:off x="0" y="0"/>
                      <a:ext cx="1831848" cy="320040"/>
                    </a:xfrm>
                    <a:prstGeom prst="rect">
                      <a:avLst/>
                    </a:prstGeom>
                  </pic:spPr>
                </pic:pic>
              </a:graphicData>
            </a:graphic>
          </wp:inline>
        </w:drawing>
      </w:r>
      <w:r w:rsidRPr="007E7DAB">
        <w:rPr>
          <w:lang w:val="en-US"/>
        </w:rPr>
        <w:tab/>
        <w:t>(1.2)</w:t>
      </w:r>
    </w:p>
    <w:p w14:paraId="1F996EB2" w14:textId="77777777" w:rsidR="00233BB4" w:rsidRPr="007E7DAB" w:rsidRDefault="008D08FB">
      <w:pPr>
        <w:ind w:left="-5"/>
        <w:rPr>
          <w:lang w:val="en-US"/>
        </w:rPr>
      </w:pPr>
      <w:r w:rsidRPr="007E7DAB">
        <w:rPr>
          <w:lang w:val="en-US"/>
        </w:rPr>
        <w:t xml:space="preserve">With this notation, the true positive rate (TPR) is </w:t>
      </w:r>
      <w:r>
        <w:rPr>
          <w:noProof/>
        </w:rPr>
        <w:drawing>
          <wp:inline distT="0" distB="0" distL="0" distR="0" wp14:anchorId="36B66830" wp14:editId="0EC7C0B3">
            <wp:extent cx="164592" cy="204216"/>
            <wp:effectExtent l="0" t="0" r="0" b="0"/>
            <wp:docPr id="29981" name="Picture 29981"/>
            <wp:cNvGraphicFramePr/>
            <a:graphic xmlns:a="http://schemas.openxmlformats.org/drawingml/2006/main">
              <a:graphicData uri="http://schemas.openxmlformats.org/drawingml/2006/picture">
                <pic:pic xmlns:pic="http://schemas.openxmlformats.org/drawingml/2006/picture">
                  <pic:nvPicPr>
                    <pic:cNvPr id="29981" name="Picture 29981"/>
                    <pic:cNvPicPr/>
                  </pic:nvPicPr>
                  <pic:blipFill>
                    <a:blip r:embed="rId73"/>
                    <a:stretch>
                      <a:fillRect/>
                    </a:stretch>
                  </pic:blipFill>
                  <pic:spPr>
                    <a:xfrm>
                      <a:off x="0" y="0"/>
                      <a:ext cx="164592" cy="204216"/>
                    </a:xfrm>
                    <a:prstGeom prst="rect">
                      <a:avLst/>
                    </a:prstGeom>
                  </pic:spPr>
                </pic:pic>
              </a:graphicData>
            </a:graphic>
          </wp:inline>
        </w:drawing>
      </w:r>
      <w:r w:rsidRPr="007E7DAB">
        <w:rPr>
          <w:lang w:val="en-US"/>
        </w:rPr>
        <w:t xml:space="preserve"> and the total number of accepted PSMs is </w:t>
      </w:r>
      <w:proofErr w:type="gramStart"/>
      <w:r w:rsidRPr="007E7DAB">
        <w:rPr>
          <w:i/>
          <w:lang w:val="en-US"/>
        </w:rPr>
        <w:t xml:space="preserve">Y </w:t>
      </w:r>
      <w:r w:rsidRPr="007E7DAB">
        <w:rPr>
          <w:lang w:val="en-US"/>
        </w:rPr>
        <w:t>.</w:t>
      </w:r>
      <w:proofErr w:type="gramEnd"/>
      <w:r w:rsidRPr="007E7DAB">
        <w:rPr>
          <w:lang w:val="en-US"/>
        </w:rPr>
        <w:t xml:space="preserve"> From this, a completely different scale arises (since </w:t>
      </w:r>
      <w:r w:rsidRPr="007E7DAB">
        <w:rPr>
          <w:i/>
          <w:lang w:val="en-US"/>
        </w:rPr>
        <w:t xml:space="preserve">Y </w:t>
      </w:r>
      <w:r w:rsidRPr="007E7DAB">
        <w:rPr>
          <w:lang w:val="en-US"/>
        </w:rPr>
        <w:t xml:space="preserve">∈ </w:t>
      </w:r>
      <w:r w:rsidRPr="007E7DAB">
        <w:rPr>
          <w:rFonts w:ascii="Calibri" w:eastAsia="Calibri" w:hAnsi="Calibri" w:cs="Calibri"/>
          <w:lang w:val="en-US"/>
        </w:rPr>
        <w:t xml:space="preserve">N </w:t>
      </w:r>
      <w:r w:rsidRPr="007E7DAB">
        <w:rPr>
          <w:lang w:val="en-US"/>
        </w:rPr>
        <w:t>and TPR ∈ [0</w:t>
      </w:r>
      <w:r w:rsidRPr="007E7DAB">
        <w:rPr>
          <w:i/>
          <w:lang w:val="en-US"/>
        </w:rPr>
        <w:t>,</w:t>
      </w:r>
      <w:r w:rsidRPr="007E7DAB">
        <w:rPr>
          <w:lang w:val="en-US"/>
        </w:rPr>
        <w:t xml:space="preserve">1]). The AUC, which is still used as a metric, thus does not range from 0 to 1 and does not represent a </w:t>
      </w:r>
      <w:commentRangeStart w:id="114"/>
      <w:r w:rsidRPr="007E7DAB">
        <w:rPr>
          <w:lang w:val="en-US"/>
        </w:rPr>
        <w:t>probability</w:t>
      </w:r>
      <w:commentRangeEnd w:id="114"/>
      <w:r w:rsidR="007F22E0">
        <w:rPr>
          <w:rStyle w:val="CommentReference"/>
        </w:rPr>
        <w:commentReference w:id="114"/>
      </w:r>
      <w:r w:rsidRPr="007E7DAB">
        <w:rPr>
          <w:lang w:val="en-US"/>
        </w:rPr>
        <w:t>, but can only be used as a relative score.</w:t>
      </w:r>
    </w:p>
    <w:p w14:paraId="5C3859E3" w14:textId="77777777" w:rsidR="00233BB4" w:rsidRPr="007E7DAB" w:rsidRDefault="008D08FB">
      <w:pPr>
        <w:ind w:left="-5"/>
        <w:rPr>
          <w:lang w:val="en-US"/>
        </w:rPr>
      </w:pPr>
      <w:r w:rsidRPr="007E7DAB">
        <w:rPr>
          <w:lang w:val="en-US"/>
        </w:rPr>
        <w:t xml:space="preserve">ROC curves improve when the data contains more examples with features clearly indicating the negative class membership to the classifier, because the FPR of all other examples decreases. Since pseudo ROCs are plotted only for q-values regarded </w:t>
      </w:r>
      <w:commentRangeStart w:id="115"/>
      <w:commentRangeStart w:id="116"/>
      <w:r w:rsidRPr="007E7DAB">
        <w:rPr>
          <w:lang w:val="en-US"/>
        </w:rPr>
        <w:t>interesting</w:t>
      </w:r>
      <w:commentRangeEnd w:id="115"/>
      <w:r w:rsidR="007F22E0">
        <w:rPr>
          <w:rStyle w:val="CommentReference"/>
        </w:rPr>
        <w:commentReference w:id="115"/>
      </w:r>
      <w:commentRangeEnd w:id="116"/>
      <w:r w:rsidR="007F22E0">
        <w:rPr>
          <w:rStyle w:val="CommentReference"/>
        </w:rPr>
        <w:commentReference w:id="116"/>
      </w:r>
      <w:r w:rsidRPr="007E7DAB">
        <w:rPr>
          <w:lang w:val="en-US"/>
        </w:rPr>
        <w:t>, often in [0</w:t>
      </w:r>
      <w:r w:rsidRPr="007E7DAB">
        <w:rPr>
          <w:i/>
          <w:lang w:val="en-US"/>
        </w:rPr>
        <w:t>,</w:t>
      </w:r>
      <w:r w:rsidRPr="007E7DAB">
        <w:rPr>
          <w:lang w:val="en-US"/>
        </w:rPr>
        <w:t>0</w:t>
      </w:r>
      <w:r w:rsidRPr="007E7DAB">
        <w:rPr>
          <w:i/>
          <w:lang w:val="en-US"/>
        </w:rPr>
        <w:t>.</w:t>
      </w:r>
      <w:r w:rsidRPr="007E7DAB">
        <w:rPr>
          <w:lang w:val="en-US"/>
        </w:rPr>
        <w:t>05], they are insensitive to such changes in the data. This allows including lower-scoring PSMs in the dataset (like is done in the dataset used this thesis) without diluting the evaluation. Examples for pseudo ROCs are shown in Figure 1.3.</w:t>
      </w:r>
    </w:p>
    <w:p w14:paraId="78DD2E48" w14:textId="77777777" w:rsidR="00233BB4" w:rsidRPr="007E7DAB" w:rsidRDefault="00233BB4">
      <w:pPr>
        <w:rPr>
          <w:lang w:val="en-US"/>
        </w:rPr>
        <w:sectPr w:rsidR="00233BB4" w:rsidRPr="007E7DAB">
          <w:headerReference w:type="even" r:id="rId74"/>
          <w:headerReference w:type="default" r:id="rId75"/>
          <w:footerReference w:type="even" r:id="rId76"/>
          <w:footerReference w:type="default" r:id="rId77"/>
          <w:headerReference w:type="first" r:id="rId78"/>
          <w:footerReference w:type="first" r:id="rId79"/>
          <w:pgSz w:w="11906" w:h="16838"/>
          <w:pgMar w:top="2177" w:right="1961" w:bottom="1544" w:left="2007" w:header="720" w:footer="720" w:gutter="0"/>
          <w:pgNumType w:start="1"/>
          <w:cols w:space="720"/>
          <w:titlePg/>
        </w:sectPr>
      </w:pPr>
    </w:p>
    <w:p w14:paraId="584571AC" w14:textId="77777777" w:rsidR="00233BB4" w:rsidRPr="007E7DAB" w:rsidRDefault="008D08FB">
      <w:pPr>
        <w:tabs>
          <w:tab w:val="center" w:pos="6170"/>
        </w:tabs>
        <w:spacing w:after="152" w:line="265" w:lineRule="auto"/>
        <w:ind w:left="-15" w:firstLine="0"/>
        <w:jc w:val="left"/>
        <w:rPr>
          <w:lang w:val="en-US"/>
        </w:rPr>
      </w:pPr>
      <w:r w:rsidRPr="007E7DAB">
        <w:rPr>
          <w:lang w:val="en-US"/>
        </w:rPr>
        <w:lastRenderedPageBreak/>
        <w:t>8</w:t>
      </w:r>
      <w:r w:rsidRPr="007E7DAB">
        <w:rPr>
          <w:lang w:val="en-US"/>
        </w:rPr>
        <w:tab/>
      </w:r>
      <w:r w:rsidRPr="007E7DAB">
        <w:rPr>
          <w:rFonts w:ascii="Calibri" w:eastAsia="Calibri" w:hAnsi="Calibri" w:cs="Calibri"/>
          <w:i/>
          <w:lang w:val="en-US"/>
        </w:rPr>
        <w:t>CHAPTER 1. INTRODUCTION</w:t>
      </w:r>
      <w:r w:rsidRPr="007E7DAB">
        <w:rPr>
          <w:lang w:val="en-US"/>
        </w:rPr>
        <w:br w:type="page"/>
      </w:r>
    </w:p>
    <w:p w14:paraId="7B26B483" w14:textId="77777777" w:rsidR="00233BB4" w:rsidRPr="007E7DAB" w:rsidRDefault="008D08FB">
      <w:pPr>
        <w:spacing w:after="411" w:line="265" w:lineRule="auto"/>
        <w:ind w:left="-5"/>
        <w:jc w:val="left"/>
        <w:rPr>
          <w:lang w:val="en-US"/>
        </w:rPr>
      </w:pPr>
      <w:r w:rsidRPr="007E7DAB">
        <w:rPr>
          <w:b/>
          <w:sz w:val="50"/>
          <w:lang w:val="en-US"/>
        </w:rPr>
        <w:lastRenderedPageBreak/>
        <w:t>Chapter 2</w:t>
      </w:r>
    </w:p>
    <w:p w14:paraId="16E80E69" w14:textId="77777777" w:rsidR="00233BB4" w:rsidRPr="007E7DAB" w:rsidRDefault="008D08FB">
      <w:pPr>
        <w:pStyle w:val="Heading1"/>
        <w:spacing w:after="501"/>
        <w:ind w:left="-5"/>
        <w:rPr>
          <w:lang w:val="en-US"/>
        </w:rPr>
      </w:pPr>
      <w:r w:rsidRPr="007E7DAB">
        <w:rPr>
          <w:lang w:val="en-US"/>
        </w:rPr>
        <w:t>Material and Methods</w:t>
      </w:r>
    </w:p>
    <w:p w14:paraId="5F7D9FB2" w14:textId="77777777" w:rsidR="00233BB4" w:rsidRPr="007E7DAB" w:rsidRDefault="008D08FB">
      <w:pPr>
        <w:ind w:left="-5" w:right="674"/>
        <w:rPr>
          <w:lang w:val="en-US"/>
        </w:rPr>
      </w:pPr>
      <w:r w:rsidRPr="007E7DAB">
        <w:rPr>
          <w:lang w:val="en-US"/>
        </w:rPr>
        <w:t>To be able to test the following implementations, a dataset containing 93</w:t>
      </w:r>
      <w:r w:rsidRPr="007E7DAB">
        <w:rPr>
          <w:i/>
          <w:lang w:val="en-US"/>
        </w:rPr>
        <w:t>,</w:t>
      </w:r>
      <w:r w:rsidRPr="007E7DAB">
        <w:rPr>
          <w:lang w:val="en-US"/>
        </w:rPr>
        <w:t xml:space="preserve">219 PSMs was used. Its spectra result from UV-light cross-linked extract from the nucleus of HeLa cells, and these were matched against the nucleus proteins. For each spectrum, up to 4 matching peptides are recorded. The dataset was generated with </w:t>
      </w:r>
      <w:proofErr w:type="spellStart"/>
      <w:r w:rsidRPr="007E7DAB">
        <w:rPr>
          <w:lang w:val="en-US"/>
        </w:rPr>
        <w:t>OpenNuXL</w:t>
      </w:r>
      <w:proofErr w:type="spellEnd"/>
      <w:r w:rsidRPr="007E7DAB">
        <w:rPr>
          <w:lang w:val="en-US"/>
        </w:rPr>
        <w:t xml:space="preserve"> 1.0.</w:t>
      </w:r>
    </w:p>
    <w:p w14:paraId="7164496D" w14:textId="353CB6F6" w:rsidR="00233BB4" w:rsidRPr="007E7DAB" w:rsidRDefault="008D08FB">
      <w:pPr>
        <w:spacing w:after="964"/>
        <w:ind w:left="-5" w:right="674"/>
        <w:rPr>
          <w:lang w:val="en-US"/>
        </w:rPr>
      </w:pPr>
      <w:r w:rsidRPr="007E7DAB">
        <w:rPr>
          <w:lang w:val="en-US"/>
        </w:rPr>
        <w:t>Of the PSMs, 51</w:t>
      </w:r>
      <w:r w:rsidRPr="007E7DAB">
        <w:rPr>
          <w:i/>
          <w:lang w:val="en-US"/>
        </w:rPr>
        <w:t>,</w:t>
      </w:r>
      <w:r w:rsidRPr="007E7DAB">
        <w:rPr>
          <w:lang w:val="en-US"/>
        </w:rPr>
        <w:t>521 are cross-linked and 41</w:t>
      </w:r>
      <w:r w:rsidRPr="007E7DAB">
        <w:rPr>
          <w:i/>
          <w:lang w:val="en-US"/>
        </w:rPr>
        <w:t>,</w:t>
      </w:r>
      <w:r w:rsidRPr="007E7DAB">
        <w:rPr>
          <w:lang w:val="en-US"/>
        </w:rPr>
        <w:t>698 linear peptides, 50</w:t>
      </w:r>
      <w:r w:rsidRPr="007E7DAB">
        <w:rPr>
          <w:i/>
          <w:lang w:val="en-US"/>
        </w:rPr>
        <w:t>,</w:t>
      </w:r>
      <w:r w:rsidRPr="007E7DAB">
        <w:rPr>
          <w:lang w:val="en-US"/>
        </w:rPr>
        <w:t>627 are target and 42</w:t>
      </w:r>
      <w:r w:rsidRPr="007E7DAB">
        <w:rPr>
          <w:i/>
          <w:lang w:val="en-US"/>
        </w:rPr>
        <w:t>,</w:t>
      </w:r>
      <w:r w:rsidRPr="007E7DAB">
        <w:rPr>
          <w:lang w:val="en-US"/>
        </w:rPr>
        <w:t xml:space="preserve">592 are decoy peptides. Every PSM has 52 features, 2 columns specifying the spectrum and 2 columns describing the peptide and the protein it originated from, as well as one column indicating </w:t>
      </w:r>
      <w:del w:id="117" w:author="Timo Sachsenberg" w:date="2020-08-10T12:51:00Z">
        <w:r w:rsidRPr="007E7DAB" w:rsidDel="006C4998">
          <w:rPr>
            <w:lang w:val="en-US"/>
          </w:rPr>
          <w:delText>to the experimenter</w:delText>
        </w:r>
      </w:del>
      <w:ins w:id="118" w:author="Timo Sachsenberg" w:date="2020-08-10T12:51:00Z">
        <w:r w:rsidR="006C4998">
          <w:rPr>
            <w:lang w:val="en-US"/>
          </w:rPr>
          <w:t xml:space="preserve"> </w:t>
        </w:r>
      </w:ins>
      <w:r w:rsidRPr="007E7DAB">
        <w:rPr>
          <w:lang w:val="en-US"/>
        </w:rPr>
        <w:t xml:space="preserve"> whether one entry is a target or a decoy PSM. The features contain the </w:t>
      </w:r>
      <w:proofErr w:type="spellStart"/>
      <w:r w:rsidRPr="007E7DAB">
        <w:rPr>
          <w:lang w:val="en-US"/>
        </w:rPr>
        <w:t>NuXL</w:t>
      </w:r>
      <w:proofErr w:type="spellEnd"/>
      <w:r w:rsidRPr="007E7DAB">
        <w:rPr>
          <w:lang w:val="en-US"/>
        </w:rPr>
        <w:t xml:space="preserve">-score, which </w:t>
      </w:r>
      <w:commentRangeStart w:id="119"/>
      <w:commentRangeStart w:id="120"/>
      <w:r w:rsidRPr="007E7DAB">
        <w:rPr>
          <w:lang w:val="en-US"/>
        </w:rPr>
        <w:t xml:space="preserve">was computed from the scores of different algorithms </w:t>
      </w:r>
      <w:commentRangeEnd w:id="119"/>
      <w:r w:rsidR="006C4998">
        <w:rPr>
          <w:rStyle w:val="CommentReference"/>
        </w:rPr>
        <w:commentReference w:id="119"/>
      </w:r>
      <w:commentRangeEnd w:id="120"/>
      <w:r w:rsidR="006C4998">
        <w:rPr>
          <w:rStyle w:val="CommentReference"/>
        </w:rPr>
        <w:commentReference w:id="120"/>
      </w:r>
      <w:r w:rsidRPr="007E7DAB">
        <w:rPr>
          <w:lang w:val="en-US"/>
        </w:rPr>
        <w:t>(see 1.1.3</w:t>
      </w:r>
      <w:proofErr w:type="gramStart"/>
      <w:r w:rsidRPr="007E7DAB">
        <w:rPr>
          <w:lang w:val="en-US"/>
        </w:rPr>
        <w:t>), and</w:t>
      </w:r>
      <w:proofErr w:type="gramEnd"/>
      <w:r w:rsidRPr="007E7DAB">
        <w:rPr>
          <w:lang w:val="en-US"/>
        </w:rPr>
        <w:t xml:space="preserve"> was used as a reference.</w:t>
      </w:r>
    </w:p>
    <w:p w14:paraId="2F61CBAA" w14:textId="77777777" w:rsidR="00233BB4" w:rsidRPr="007E7DAB" w:rsidRDefault="008D08FB">
      <w:pPr>
        <w:pStyle w:val="Heading2"/>
        <w:ind w:left="867" w:hanging="882"/>
        <w:rPr>
          <w:lang w:val="en-US"/>
        </w:rPr>
      </w:pPr>
      <w:r w:rsidRPr="007E7DAB">
        <w:rPr>
          <w:lang w:val="en-US"/>
        </w:rPr>
        <w:t>2.1</w:t>
      </w:r>
      <w:r w:rsidRPr="007E7DAB">
        <w:rPr>
          <w:lang w:val="en-US"/>
        </w:rPr>
        <w:tab/>
        <w:t>Implementation of the Percolator algorithm</w:t>
      </w:r>
    </w:p>
    <w:p w14:paraId="55CF1658" w14:textId="77777777" w:rsidR="00233BB4" w:rsidRPr="007E7DAB" w:rsidRDefault="008D08FB">
      <w:pPr>
        <w:spacing w:after="1498"/>
        <w:ind w:left="-5" w:right="674"/>
        <w:rPr>
          <w:lang w:val="en-US"/>
        </w:rPr>
      </w:pPr>
      <w:r w:rsidRPr="007E7DAB">
        <w:rPr>
          <w:lang w:val="en-US"/>
        </w:rPr>
        <w:t>The Percolator algorithm as presented in Figure 2.1 was implemented in python. The pandas</w:t>
      </w:r>
      <w:r>
        <w:rPr>
          <w:vertAlign w:val="superscript"/>
        </w:rPr>
        <w:footnoteReference w:id="2"/>
      </w:r>
      <w:r w:rsidRPr="007E7DAB">
        <w:rPr>
          <w:vertAlign w:val="superscript"/>
          <w:lang w:val="en-US"/>
        </w:rPr>
        <w:t xml:space="preserve"> </w:t>
      </w:r>
      <w:r w:rsidRPr="007E7DAB">
        <w:rPr>
          <w:lang w:val="en-US"/>
        </w:rPr>
        <w:t xml:space="preserve">package was used for dataset handling, and for SVM calculations and inner cross-validation the classes </w:t>
      </w:r>
      <w:proofErr w:type="spellStart"/>
      <w:r w:rsidRPr="007E7DAB">
        <w:rPr>
          <w:lang w:val="en-US"/>
        </w:rPr>
        <w:t>LinearSVC</w:t>
      </w:r>
      <w:proofErr w:type="spellEnd"/>
      <w:r>
        <w:rPr>
          <w:vertAlign w:val="superscript"/>
        </w:rPr>
        <w:footnoteReference w:id="3"/>
      </w:r>
      <w:r w:rsidRPr="007E7DAB">
        <w:rPr>
          <w:vertAlign w:val="superscript"/>
          <w:lang w:val="en-US"/>
        </w:rPr>
        <w:t xml:space="preserve"> </w:t>
      </w:r>
      <w:r w:rsidRPr="007E7DAB">
        <w:rPr>
          <w:lang w:val="en-US"/>
        </w:rPr>
        <w:t xml:space="preserve">and </w:t>
      </w:r>
      <w:proofErr w:type="spellStart"/>
      <w:r w:rsidRPr="007E7DAB">
        <w:rPr>
          <w:lang w:val="en-US"/>
        </w:rPr>
        <w:t>GridSearchCV</w:t>
      </w:r>
      <w:proofErr w:type="spellEnd"/>
      <w:r>
        <w:rPr>
          <w:vertAlign w:val="superscript"/>
        </w:rPr>
        <w:footnoteReference w:id="4"/>
      </w:r>
      <w:r w:rsidRPr="007E7DAB">
        <w:rPr>
          <w:vertAlign w:val="superscript"/>
          <w:lang w:val="en-US"/>
        </w:rPr>
        <w:t xml:space="preserve"> </w:t>
      </w:r>
      <w:r w:rsidRPr="007E7DAB">
        <w:rPr>
          <w:lang w:val="en-US"/>
        </w:rPr>
        <w:t xml:space="preserve">from the python scikit-learn package were used. The outer </w:t>
      </w:r>
      <w:proofErr w:type="spellStart"/>
      <w:r w:rsidRPr="007E7DAB">
        <w:rPr>
          <w:lang w:val="en-US"/>
        </w:rPr>
        <w:t>crossvalidation</w:t>
      </w:r>
      <w:proofErr w:type="spellEnd"/>
      <w:r w:rsidRPr="007E7DAB">
        <w:rPr>
          <w:lang w:val="en-US"/>
        </w:rPr>
        <w:t xml:space="preserve"> was implemented utilizing the </w:t>
      </w:r>
      <w:proofErr w:type="spellStart"/>
      <w:r w:rsidRPr="007E7DAB">
        <w:rPr>
          <w:lang w:val="en-US"/>
        </w:rPr>
        <w:t>numpy</w:t>
      </w:r>
      <w:proofErr w:type="spellEnd"/>
      <w:r w:rsidRPr="007E7DAB">
        <w:rPr>
          <w:lang w:val="en-US"/>
        </w:rPr>
        <w:t xml:space="preserve"> </w:t>
      </w:r>
      <w:r w:rsidRPr="007E7DAB">
        <w:rPr>
          <w:rFonts w:ascii="Calibri" w:eastAsia="Calibri" w:hAnsi="Calibri" w:cs="Calibri"/>
          <w:lang w:val="en-US"/>
        </w:rPr>
        <w:t>array split</w:t>
      </w:r>
      <w:r w:rsidRPr="007E7DAB">
        <w:rPr>
          <w:vertAlign w:val="superscript"/>
          <w:lang w:val="en-US"/>
        </w:rPr>
        <w:t xml:space="preserve">4 </w:t>
      </w:r>
      <w:r w:rsidRPr="007E7DAB">
        <w:rPr>
          <w:lang w:val="en-US"/>
        </w:rPr>
        <w:t>method. An early stopping criterion was implemented, terminating the algorithm if the area under the pseudo ROC curve does not improve over a certain number of</w:t>
      </w:r>
    </w:p>
    <w:p w14:paraId="049902CB" w14:textId="77777777" w:rsidR="00233BB4" w:rsidRDefault="008D08FB">
      <w:pPr>
        <w:spacing w:after="241" w:line="265" w:lineRule="auto"/>
        <w:ind w:right="674"/>
        <w:jc w:val="center"/>
      </w:pPr>
      <w:r>
        <w:t>9</w:t>
      </w:r>
    </w:p>
    <w:p w14:paraId="7D0CCA88" w14:textId="77777777" w:rsidR="00233BB4" w:rsidRDefault="008D08FB">
      <w:pPr>
        <w:spacing w:after="251" w:line="259" w:lineRule="auto"/>
        <w:ind w:left="57" w:firstLine="0"/>
        <w:jc w:val="left"/>
      </w:pPr>
      <w:r>
        <w:rPr>
          <w:rFonts w:ascii="Calibri" w:eastAsia="Calibri" w:hAnsi="Calibri" w:cs="Calibri"/>
          <w:noProof/>
          <w:sz w:val="22"/>
        </w:rPr>
        <w:lastRenderedPageBreak/>
        <mc:AlternateContent>
          <mc:Choice Requires="wpg">
            <w:drawing>
              <wp:inline distT="0" distB="0" distL="0" distR="0" wp14:anchorId="20383C8A" wp14:editId="287745BD">
                <wp:extent cx="4968111" cy="2779521"/>
                <wp:effectExtent l="0" t="0" r="0" b="0"/>
                <wp:docPr id="25772" name="Group 25772"/>
                <wp:cNvGraphicFramePr/>
                <a:graphic xmlns:a="http://schemas.openxmlformats.org/drawingml/2006/main">
                  <a:graphicData uri="http://schemas.microsoft.com/office/word/2010/wordprocessingGroup">
                    <wpg:wgp>
                      <wpg:cNvGrpSpPr/>
                      <wpg:grpSpPr>
                        <a:xfrm>
                          <a:off x="0" y="0"/>
                          <a:ext cx="4968111" cy="2779521"/>
                          <a:chOff x="0" y="0"/>
                          <a:chExt cx="4968111" cy="2779521"/>
                        </a:xfrm>
                      </wpg:grpSpPr>
                      <wps:wsp>
                        <wps:cNvPr id="877" name="Shape 877"/>
                        <wps:cNvSpPr/>
                        <wps:spPr>
                          <a:xfrm>
                            <a:off x="2497915" y="384295"/>
                            <a:ext cx="163168" cy="758510"/>
                          </a:xfrm>
                          <a:custGeom>
                            <a:avLst/>
                            <a:gdLst/>
                            <a:ahLst/>
                            <a:cxnLst/>
                            <a:rect l="0" t="0" r="0" b="0"/>
                            <a:pathLst>
                              <a:path w="163168" h="758510">
                                <a:moveTo>
                                  <a:pt x="163168" y="758510"/>
                                </a:moveTo>
                                <a:cubicBezTo>
                                  <a:pt x="118123" y="758510"/>
                                  <a:pt x="81584" y="752419"/>
                                  <a:pt x="81584" y="744912"/>
                                </a:cubicBezTo>
                                <a:lnTo>
                                  <a:pt x="81584" y="127731"/>
                                </a:lnTo>
                                <a:cubicBezTo>
                                  <a:pt x="81584" y="120223"/>
                                  <a:pt x="45045" y="114133"/>
                                  <a:pt x="0" y="114133"/>
                                </a:cubicBezTo>
                                <a:cubicBezTo>
                                  <a:pt x="45045" y="114133"/>
                                  <a:pt x="81584" y="108043"/>
                                  <a:pt x="81584" y="100536"/>
                                </a:cubicBezTo>
                                <a:lnTo>
                                  <a:pt x="81584" y="13597"/>
                                </a:lnTo>
                                <a:cubicBezTo>
                                  <a:pt x="81584" y="6090"/>
                                  <a:pt x="118123" y="0"/>
                                  <a:pt x="163168" y="0"/>
                                </a:cubicBezTo>
                              </a:path>
                            </a:pathLst>
                          </a:custGeom>
                          <a:ln w="15750" cap="flat">
                            <a:miter lim="127000"/>
                          </a:ln>
                        </wps:spPr>
                        <wps:style>
                          <a:lnRef idx="1">
                            <a:srgbClr val="5B9BD5"/>
                          </a:lnRef>
                          <a:fillRef idx="0">
                            <a:srgbClr val="000000">
                              <a:alpha val="0"/>
                            </a:srgbClr>
                          </a:fillRef>
                          <a:effectRef idx="0">
                            <a:scrgbClr r="0" g="0" b="0"/>
                          </a:effectRef>
                          <a:fontRef idx="none"/>
                        </wps:style>
                        <wps:bodyPr/>
                      </wps:wsp>
                      <wps:wsp>
                        <wps:cNvPr id="30975" name="Shape 30975"/>
                        <wps:cNvSpPr/>
                        <wps:spPr>
                          <a:xfrm>
                            <a:off x="2298680" y="603999"/>
                            <a:ext cx="217489" cy="153618"/>
                          </a:xfrm>
                          <a:custGeom>
                            <a:avLst/>
                            <a:gdLst/>
                            <a:ahLst/>
                            <a:cxnLst/>
                            <a:rect l="0" t="0" r="0" b="0"/>
                            <a:pathLst>
                              <a:path w="217489" h="153618">
                                <a:moveTo>
                                  <a:pt x="0" y="0"/>
                                </a:moveTo>
                                <a:lnTo>
                                  <a:pt x="217489" y="0"/>
                                </a:lnTo>
                                <a:lnTo>
                                  <a:pt x="217489" y="153618"/>
                                </a:lnTo>
                                <a:lnTo>
                                  <a:pt x="0" y="153618"/>
                                </a:lnTo>
                                <a:lnTo>
                                  <a:pt x="0" y="0"/>
                                </a:lnTo>
                              </a:path>
                            </a:pathLst>
                          </a:custGeom>
                          <a:ln w="0" cap="flat">
                            <a:miter lim="127000"/>
                          </a:ln>
                        </wps:spPr>
                        <wps:style>
                          <a:lnRef idx="0">
                            <a:srgbClr val="000000">
                              <a:alpha val="0"/>
                            </a:srgbClr>
                          </a:lnRef>
                          <a:fillRef idx="1">
                            <a:srgbClr val="C55A11"/>
                          </a:fillRef>
                          <a:effectRef idx="0">
                            <a:scrgbClr r="0" g="0" b="0"/>
                          </a:effectRef>
                          <a:fontRef idx="none"/>
                        </wps:style>
                        <wps:bodyPr/>
                      </wps:wsp>
                      <wps:wsp>
                        <wps:cNvPr id="30976" name="Shape 30976"/>
                        <wps:cNvSpPr/>
                        <wps:spPr>
                          <a:xfrm>
                            <a:off x="2516185" y="603999"/>
                            <a:ext cx="217489" cy="153618"/>
                          </a:xfrm>
                          <a:custGeom>
                            <a:avLst/>
                            <a:gdLst/>
                            <a:ahLst/>
                            <a:cxnLst/>
                            <a:rect l="0" t="0" r="0" b="0"/>
                            <a:pathLst>
                              <a:path w="217489" h="153618">
                                <a:moveTo>
                                  <a:pt x="0" y="0"/>
                                </a:moveTo>
                                <a:lnTo>
                                  <a:pt x="217489" y="0"/>
                                </a:lnTo>
                                <a:lnTo>
                                  <a:pt x="217489" y="153618"/>
                                </a:lnTo>
                                <a:lnTo>
                                  <a:pt x="0" y="153618"/>
                                </a:lnTo>
                                <a:lnTo>
                                  <a:pt x="0" y="0"/>
                                </a:lnTo>
                              </a:path>
                            </a:pathLst>
                          </a:custGeom>
                          <a:ln w="0" cap="flat">
                            <a:miter lim="127000"/>
                          </a:ln>
                        </wps:spPr>
                        <wps:style>
                          <a:lnRef idx="0">
                            <a:srgbClr val="000000">
                              <a:alpha val="0"/>
                            </a:srgbClr>
                          </a:lnRef>
                          <a:fillRef idx="1">
                            <a:srgbClr val="548235"/>
                          </a:fillRef>
                          <a:effectRef idx="0">
                            <a:scrgbClr r="0" g="0" b="0"/>
                          </a:effectRef>
                          <a:fontRef idx="none"/>
                        </wps:style>
                        <wps:bodyPr/>
                      </wps:wsp>
                      <wps:wsp>
                        <wps:cNvPr id="30977" name="Shape 30977"/>
                        <wps:cNvSpPr/>
                        <wps:spPr>
                          <a:xfrm>
                            <a:off x="2733637" y="603999"/>
                            <a:ext cx="217489" cy="153618"/>
                          </a:xfrm>
                          <a:custGeom>
                            <a:avLst/>
                            <a:gdLst/>
                            <a:ahLst/>
                            <a:cxnLst/>
                            <a:rect l="0" t="0" r="0" b="0"/>
                            <a:pathLst>
                              <a:path w="217489" h="153618">
                                <a:moveTo>
                                  <a:pt x="0" y="0"/>
                                </a:moveTo>
                                <a:lnTo>
                                  <a:pt x="217489" y="0"/>
                                </a:lnTo>
                                <a:lnTo>
                                  <a:pt x="217489" y="153618"/>
                                </a:lnTo>
                                <a:lnTo>
                                  <a:pt x="0" y="153618"/>
                                </a:lnTo>
                                <a:lnTo>
                                  <a:pt x="0" y="0"/>
                                </a:lnTo>
                              </a:path>
                            </a:pathLst>
                          </a:custGeom>
                          <a:ln w="0" cap="flat">
                            <a:miter lim="127000"/>
                          </a:ln>
                        </wps:spPr>
                        <wps:style>
                          <a:lnRef idx="0">
                            <a:srgbClr val="000000">
                              <a:alpha val="0"/>
                            </a:srgbClr>
                          </a:lnRef>
                          <a:fillRef idx="1">
                            <a:srgbClr val="8497B0"/>
                          </a:fillRef>
                          <a:effectRef idx="0">
                            <a:scrgbClr r="0" g="0" b="0"/>
                          </a:effectRef>
                          <a:fontRef idx="none"/>
                        </wps:style>
                        <wps:bodyPr/>
                      </wps:wsp>
                      <wps:wsp>
                        <wps:cNvPr id="30978" name="Shape 30978"/>
                        <wps:cNvSpPr/>
                        <wps:spPr>
                          <a:xfrm>
                            <a:off x="2298680" y="757612"/>
                            <a:ext cx="217489" cy="109519"/>
                          </a:xfrm>
                          <a:custGeom>
                            <a:avLst/>
                            <a:gdLst/>
                            <a:ahLst/>
                            <a:cxnLst/>
                            <a:rect l="0" t="0" r="0" b="0"/>
                            <a:pathLst>
                              <a:path w="217489" h="109519">
                                <a:moveTo>
                                  <a:pt x="0" y="0"/>
                                </a:moveTo>
                                <a:lnTo>
                                  <a:pt x="217489" y="0"/>
                                </a:lnTo>
                                <a:lnTo>
                                  <a:pt x="217489" y="109519"/>
                                </a:lnTo>
                                <a:lnTo>
                                  <a:pt x="0" y="109519"/>
                                </a:lnTo>
                                <a:lnTo>
                                  <a:pt x="0" y="0"/>
                                </a:lnTo>
                              </a:path>
                            </a:pathLst>
                          </a:custGeom>
                          <a:ln w="0" cap="flat">
                            <a:miter lim="127000"/>
                          </a:ln>
                        </wps:spPr>
                        <wps:style>
                          <a:lnRef idx="0">
                            <a:srgbClr val="000000">
                              <a:alpha val="0"/>
                            </a:srgbClr>
                          </a:lnRef>
                          <a:fillRef idx="1">
                            <a:srgbClr val="F4B183"/>
                          </a:fillRef>
                          <a:effectRef idx="0">
                            <a:scrgbClr r="0" g="0" b="0"/>
                          </a:effectRef>
                          <a:fontRef idx="none"/>
                        </wps:style>
                        <wps:bodyPr/>
                      </wps:wsp>
                      <wps:wsp>
                        <wps:cNvPr id="30979" name="Shape 30979"/>
                        <wps:cNvSpPr/>
                        <wps:spPr>
                          <a:xfrm>
                            <a:off x="2516185" y="757612"/>
                            <a:ext cx="217489" cy="109519"/>
                          </a:xfrm>
                          <a:custGeom>
                            <a:avLst/>
                            <a:gdLst/>
                            <a:ahLst/>
                            <a:cxnLst/>
                            <a:rect l="0" t="0" r="0" b="0"/>
                            <a:pathLst>
                              <a:path w="217489" h="109519">
                                <a:moveTo>
                                  <a:pt x="0" y="0"/>
                                </a:moveTo>
                                <a:lnTo>
                                  <a:pt x="217489" y="0"/>
                                </a:lnTo>
                                <a:lnTo>
                                  <a:pt x="217489" y="109519"/>
                                </a:lnTo>
                                <a:lnTo>
                                  <a:pt x="0" y="109519"/>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30980" name="Shape 30980"/>
                        <wps:cNvSpPr/>
                        <wps:spPr>
                          <a:xfrm>
                            <a:off x="2733637" y="757612"/>
                            <a:ext cx="217489" cy="109519"/>
                          </a:xfrm>
                          <a:custGeom>
                            <a:avLst/>
                            <a:gdLst/>
                            <a:ahLst/>
                            <a:cxnLst/>
                            <a:rect l="0" t="0" r="0" b="0"/>
                            <a:pathLst>
                              <a:path w="217489" h="109519">
                                <a:moveTo>
                                  <a:pt x="0" y="0"/>
                                </a:moveTo>
                                <a:lnTo>
                                  <a:pt x="217489" y="0"/>
                                </a:lnTo>
                                <a:lnTo>
                                  <a:pt x="217489" y="109519"/>
                                </a:lnTo>
                                <a:lnTo>
                                  <a:pt x="0" y="109519"/>
                                </a:lnTo>
                                <a:lnTo>
                                  <a:pt x="0" y="0"/>
                                </a:lnTo>
                              </a:path>
                            </a:pathLst>
                          </a:custGeom>
                          <a:ln w="0" cap="flat">
                            <a:miter lim="127000"/>
                          </a:ln>
                        </wps:spPr>
                        <wps:style>
                          <a:lnRef idx="0">
                            <a:srgbClr val="000000">
                              <a:alpha val="0"/>
                            </a:srgbClr>
                          </a:lnRef>
                          <a:fillRef idx="1">
                            <a:srgbClr val="ADB9CA"/>
                          </a:fillRef>
                          <a:effectRef idx="0">
                            <a:scrgbClr r="0" g="0" b="0"/>
                          </a:effectRef>
                          <a:fontRef idx="none"/>
                        </wps:style>
                        <wps:bodyPr/>
                      </wps:wsp>
                      <wps:wsp>
                        <wps:cNvPr id="30981" name="Shape 30981"/>
                        <wps:cNvSpPr/>
                        <wps:spPr>
                          <a:xfrm>
                            <a:off x="2298680" y="867125"/>
                            <a:ext cx="217489" cy="109519"/>
                          </a:xfrm>
                          <a:custGeom>
                            <a:avLst/>
                            <a:gdLst/>
                            <a:ahLst/>
                            <a:cxnLst/>
                            <a:rect l="0" t="0" r="0" b="0"/>
                            <a:pathLst>
                              <a:path w="217489" h="109519">
                                <a:moveTo>
                                  <a:pt x="0" y="0"/>
                                </a:moveTo>
                                <a:lnTo>
                                  <a:pt x="217489" y="0"/>
                                </a:lnTo>
                                <a:lnTo>
                                  <a:pt x="217489" y="109519"/>
                                </a:lnTo>
                                <a:lnTo>
                                  <a:pt x="0" y="109519"/>
                                </a:lnTo>
                                <a:lnTo>
                                  <a:pt x="0" y="0"/>
                                </a:lnTo>
                              </a:path>
                            </a:pathLst>
                          </a:custGeom>
                          <a:ln w="0" cap="flat">
                            <a:miter lim="127000"/>
                          </a:ln>
                        </wps:spPr>
                        <wps:style>
                          <a:lnRef idx="0">
                            <a:srgbClr val="000000">
                              <a:alpha val="0"/>
                            </a:srgbClr>
                          </a:lnRef>
                          <a:fillRef idx="1">
                            <a:srgbClr val="F4B183"/>
                          </a:fillRef>
                          <a:effectRef idx="0">
                            <a:scrgbClr r="0" g="0" b="0"/>
                          </a:effectRef>
                          <a:fontRef idx="none"/>
                        </wps:style>
                        <wps:bodyPr/>
                      </wps:wsp>
                      <wps:wsp>
                        <wps:cNvPr id="30982" name="Shape 30982"/>
                        <wps:cNvSpPr/>
                        <wps:spPr>
                          <a:xfrm>
                            <a:off x="2516185" y="867125"/>
                            <a:ext cx="217489" cy="109519"/>
                          </a:xfrm>
                          <a:custGeom>
                            <a:avLst/>
                            <a:gdLst/>
                            <a:ahLst/>
                            <a:cxnLst/>
                            <a:rect l="0" t="0" r="0" b="0"/>
                            <a:pathLst>
                              <a:path w="217489" h="109519">
                                <a:moveTo>
                                  <a:pt x="0" y="0"/>
                                </a:moveTo>
                                <a:lnTo>
                                  <a:pt x="217489" y="0"/>
                                </a:lnTo>
                                <a:lnTo>
                                  <a:pt x="217489" y="109519"/>
                                </a:lnTo>
                                <a:lnTo>
                                  <a:pt x="0" y="109519"/>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30983" name="Shape 30983"/>
                        <wps:cNvSpPr/>
                        <wps:spPr>
                          <a:xfrm>
                            <a:off x="2733637" y="867125"/>
                            <a:ext cx="217489" cy="109519"/>
                          </a:xfrm>
                          <a:custGeom>
                            <a:avLst/>
                            <a:gdLst/>
                            <a:ahLst/>
                            <a:cxnLst/>
                            <a:rect l="0" t="0" r="0" b="0"/>
                            <a:pathLst>
                              <a:path w="217489" h="109519">
                                <a:moveTo>
                                  <a:pt x="0" y="0"/>
                                </a:moveTo>
                                <a:lnTo>
                                  <a:pt x="217489" y="0"/>
                                </a:lnTo>
                                <a:lnTo>
                                  <a:pt x="217489" y="109519"/>
                                </a:lnTo>
                                <a:lnTo>
                                  <a:pt x="0" y="109519"/>
                                </a:lnTo>
                                <a:lnTo>
                                  <a:pt x="0" y="0"/>
                                </a:lnTo>
                              </a:path>
                            </a:pathLst>
                          </a:custGeom>
                          <a:ln w="0" cap="flat">
                            <a:miter lim="127000"/>
                          </a:ln>
                        </wps:spPr>
                        <wps:style>
                          <a:lnRef idx="0">
                            <a:srgbClr val="000000">
                              <a:alpha val="0"/>
                            </a:srgbClr>
                          </a:lnRef>
                          <a:fillRef idx="1">
                            <a:srgbClr val="ADB9CA"/>
                          </a:fillRef>
                          <a:effectRef idx="0">
                            <a:scrgbClr r="0" g="0" b="0"/>
                          </a:effectRef>
                          <a:fontRef idx="none"/>
                        </wps:style>
                        <wps:bodyPr/>
                      </wps:wsp>
                      <wps:wsp>
                        <wps:cNvPr id="30984" name="Shape 30984"/>
                        <wps:cNvSpPr/>
                        <wps:spPr>
                          <a:xfrm>
                            <a:off x="2298680" y="976639"/>
                            <a:ext cx="217489" cy="109519"/>
                          </a:xfrm>
                          <a:custGeom>
                            <a:avLst/>
                            <a:gdLst/>
                            <a:ahLst/>
                            <a:cxnLst/>
                            <a:rect l="0" t="0" r="0" b="0"/>
                            <a:pathLst>
                              <a:path w="217489" h="109519">
                                <a:moveTo>
                                  <a:pt x="0" y="0"/>
                                </a:moveTo>
                                <a:lnTo>
                                  <a:pt x="217489" y="0"/>
                                </a:lnTo>
                                <a:lnTo>
                                  <a:pt x="217489" y="109519"/>
                                </a:lnTo>
                                <a:lnTo>
                                  <a:pt x="0" y="109519"/>
                                </a:lnTo>
                                <a:lnTo>
                                  <a:pt x="0" y="0"/>
                                </a:lnTo>
                              </a:path>
                            </a:pathLst>
                          </a:custGeom>
                          <a:ln w="0" cap="flat">
                            <a:miter lim="127000"/>
                          </a:ln>
                        </wps:spPr>
                        <wps:style>
                          <a:lnRef idx="0">
                            <a:srgbClr val="000000">
                              <a:alpha val="0"/>
                            </a:srgbClr>
                          </a:lnRef>
                          <a:fillRef idx="1">
                            <a:srgbClr val="F4B183"/>
                          </a:fillRef>
                          <a:effectRef idx="0">
                            <a:scrgbClr r="0" g="0" b="0"/>
                          </a:effectRef>
                          <a:fontRef idx="none"/>
                        </wps:style>
                        <wps:bodyPr/>
                      </wps:wsp>
                      <wps:wsp>
                        <wps:cNvPr id="30985" name="Shape 30985"/>
                        <wps:cNvSpPr/>
                        <wps:spPr>
                          <a:xfrm>
                            <a:off x="2516185" y="976639"/>
                            <a:ext cx="217489" cy="109519"/>
                          </a:xfrm>
                          <a:custGeom>
                            <a:avLst/>
                            <a:gdLst/>
                            <a:ahLst/>
                            <a:cxnLst/>
                            <a:rect l="0" t="0" r="0" b="0"/>
                            <a:pathLst>
                              <a:path w="217489" h="109519">
                                <a:moveTo>
                                  <a:pt x="0" y="0"/>
                                </a:moveTo>
                                <a:lnTo>
                                  <a:pt x="217489" y="0"/>
                                </a:lnTo>
                                <a:lnTo>
                                  <a:pt x="217489" y="109519"/>
                                </a:lnTo>
                                <a:lnTo>
                                  <a:pt x="0" y="109519"/>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30986" name="Shape 30986"/>
                        <wps:cNvSpPr/>
                        <wps:spPr>
                          <a:xfrm>
                            <a:off x="2733637" y="976639"/>
                            <a:ext cx="217489" cy="109519"/>
                          </a:xfrm>
                          <a:custGeom>
                            <a:avLst/>
                            <a:gdLst/>
                            <a:ahLst/>
                            <a:cxnLst/>
                            <a:rect l="0" t="0" r="0" b="0"/>
                            <a:pathLst>
                              <a:path w="217489" h="109519">
                                <a:moveTo>
                                  <a:pt x="0" y="0"/>
                                </a:moveTo>
                                <a:lnTo>
                                  <a:pt x="217489" y="0"/>
                                </a:lnTo>
                                <a:lnTo>
                                  <a:pt x="217489" y="109519"/>
                                </a:lnTo>
                                <a:lnTo>
                                  <a:pt x="0" y="109519"/>
                                </a:lnTo>
                                <a:lnTo>
                                  <a:pt x="0" y="0"/>
                                </a:lnTo>
                              </a:path>
                            </a:pathLst>
                          </a:custGeom>
                          <a:ln w="0" cap="flat">
                            <a:miter lim="127000"/>
                          </a:ln>
                        </wps:spPr>
                        <wps:style>
                          <a:lnRef idx="0">
                            <a:srgbClr val="000000">
                              <a:alpha val="0"/>
                            </a:srgbClr>
                          </a:lnRef>
                          <a:fillRef idx="1">
                            <a:srgbClr val="ADB9CA"/>
                          </a:fillRef>
                          <a:effectRef idx="0">
                            <a:scrgbClr r="0" g="0" b="0"/>
                          </a:effectRef>
                          <a:fontRef idx="none"/>
                        </wps:style>
                        <wps:bodyPr/>
                      </wps:wsp>
                      <wps:wsp>
                        <wps:cNvPr id="894" name="Shape 894"/>
                        <wps:cNvSpPr/>
                        <wps:spPr>
                          <a:xfrm>
                            <a:off x="2298680" y="601379"/>
                            <a:ext cx="0" cy="487404"/>
                          </a:xfrm>
                          <a:custGeom>
                            <a:avLst/>
                            <a:gdLst/>
                            <a:ahLst/>
                            <a:cxnLst/>
                            <a:rect l="0" t="0" r="0" b="0"/>
                            <a:pathLst>
                              <a:path h="487404">
                                <a:moveTo>
                                  <a:pt x="0" y="0"/>
                                </a:moveTo>
                                <a:lnTo>
                                  <a:pt x="0" y="487404"/>
                                </a:lnTo>
                              </a:path>
                            </a:pathLst>
                          </a:custGeom>
                          <a:ln w="5250" cap="flat">
                            <a:round/>
                          </a:ln>
                        </wps:spPr>
                        <wps:style>
                          <a:lnRef idx="1">
                            <a:srgbClr val="000000"/>
                          </a:lnRef>
                          <a:fillRef idx="0">
                            <a:srgbClr val="000000">
                              <a:alpha val="0"/>
                            </a:srgbClr>
                          </a:fillRef>
                          <a:effectRef idx="0">
                            <a:scrgbClr r="0" g="0" b="0"/>
                          </a:effectRef>
                          <a:fontRef idx="none"/>
                        </wps:style>
                        <wps:bodyPr/>
                      </wps:wsp>
                      <wps:wsp>
                        <wps:cNvPr id="895" name="Shape 895"/>
                        <wps:cNvSpPr/>
                        <wps:spPr>
                          <a:xfrm>
                            <a:off x="2078551" y="757617"/>
                            <a:ext cx="875215" cy="0"/>
                          </a:xfrm>
                          <a:custGeom>
                            <a:avLst/>
                            <a:gdLst/>
                            <a:ahLst/>
                            <a:cxnLst/>
                            <a:rect l="0" t="0" r="0" b="0"/>
                            <a:pathLst>
                              <a:path w="875215">
                                <a:moveTo>
                                  <a:pt x="0" y="0"/>
                                </a:moveTo>
                                <a:lnTo>
                                  <a:pt x="875215" y="0"/>
                                </a:lnTo>
                              </a:path>
                            </a:pathLst>
                          </a:custGeom>
                          <a:ln w="5250" cap="flat">
                            <a:round/>
                          </a:ln>
                        </wps:spPr>
                        <wps:style>
                          <a:lnRef idx="1">
                            <a:srgbClr val="000000"/>
                          </a:lnRef>
                          <a:fillRef idx="0">
                            <a:srgbClr val="000000">
                              <a:alpha val="0"/>
                            </a:srgbClr>
                          </a:fillRef>
                          <a:effectRef idx="0">
                            <a:scrgbClr r="0" g="0" b="0"/>
                          </a:effectRef>
                          <a:fontRef idx="none"/>
                        </wps:style>
                        <wps:bodyPr/>
                      </wps:wsp>
                      <wps:wsp>
                        <wps:cNvPr id="896" name="Shape 896"/>
                        <wps:cNvSpPr/>
                        <wps:spPr>
                          <a:xfrm>
                            <a:off x="2081176" y="601379"/>
                            <a:ext cx="0" cy="487404"/>
                          </a:xfrm>
                          <a:custGeom>
                            <a:avLst/>
                            <a:gdLst/>
                            <a:ahLst/>
                            <a:cxnLst/>
                            <a:rect l="0" t="0" r="0" b="0"/>
                            <a:pathLst>
                              <a:path h="487404">
                                <a:moveTo>
                                  <a:pt x="0" y="0"/>
                                </a:moveTo>
                                <a:lnTo>
                                  <a:pt x="0" y="487404"/>
                                </a:lnTo>
                              </a:path>
                            </a:pathLst>
                          </a:custGeom>
                          <a:ln w="5250" cap="flat">
                            <a:round/>
                          </a:ln>
                        </wps:spPr>
                        <wps:style>
                          <a:lnRef idx="1">
                            <a:srgbClr val="000000"/>
                          </a:lnRef>
                          <a:fillRef idx="0">
                            <a:srgbClr val="000000">
                              <a:alpha val="0"/>
                            </a:srgbClr>
                          </a:fillRef>
                          <a:effectRef idx="0">
                            <a:scrgbClr r="0" g="0" b="0"/>
                          </a:effectRef>
                          <a:fontRef idx="none"/>
                        </wps:style>
                        <wps:bodyPr/>
                      </wps:wsp>
                      <wps:wsp>
                        <wps:cNvPr id="897" name="Shape 897"/>
                        <wps:cNvSpPr/>
                        <wps:spPr>
                          <a:xfrm>
                            <a:off x="2951141" y="601379"/>
                            <a:ext cx="0" cy="487404"/>
                          </a:xfrm>
                          <a:custGeom>
                            <a:avLst/>
                            <a:gdLst/>
                            <a:ahLst/>
                            <a:cxnLst/>
                            <a:rect l="0" t="0" r="0" b="0"/>
                            <a:pathLst>
                              <a:path h="487404">
                                <a:moveTo>
                                  <a:pt x="0" y="0"/>
                                </a:moveTo>
                                <a:lnTo>
                                  <a:pt x="0" y="487404"/>
                                </a:lnTo>
                              </a:path>
                            </a:pathLst>
                          </a:custGeom>
                          <a:ln w="5250" cap="flat">
                            <a:round/>
                          </a:ln>
                        </wps:spPr>
                        <wps:style>
                          <a:lnRef idx="1">
                            <a:srgbClr val="000000"/>
                          </a:lnRef>
                          <a:fillRef idx="0">
                            <a:srgbClr val="000000">
                              <a:alpha val="0"/>
                            </a:srgbClr>
                          </a:fillRef>
                          <a:effectRef idx="0">
                            <a:scrgbClr r="0" g="0" b="0"/>
                          </a:effectRef>
                          <a:fontRef idx="none"/>
                        </wps:style>
                        <wps:bodyPr/>
                      </wps:wsp>
                      <wps:wsp>
                        <wps:cNvPr id="898" name="Shape 898"/>
                        <wps:cNvSpPr/>
                        <wps:spPr>
                          <a:xfrm>
                            <a:off x="2078551" y="604004"/>
                            <a:ext cx="875215" cy="0"/>
                          </a:xfrm>
                          <a:custGeom>
                            <a:avLst/>
                            <a:gdLst/>
                            <a:ahLst/>
                            <a:cxnLst/>
                            <a:rect l="0" t="0" r="0" b="0"/>
                            <a:pathLst>
                              <a:path w="875215">
                                <a:moveTo>
                                  <a:pt x="0" y="0"/>
                                </a:moveTo>
                                <a:lnTo>
                                  <a:pt x="875215" y="0"/>
                                </a:lnTo>
                              </a:path>
                            </a:pathLst>
                          </a:custGeom>
                          <a:ln w="5250" cap="flat">
                            <a:round/>
                          </a:ln>
                        </wps:spPr>
                        <wps:style>
                          <a:lnRef idx="1">
                            <a:srgbClr val="000000"/>
                          </a:lnRef>
                          <a:fillRef idx="0">
                            <a:srgbClr val="000000">
                              <a:alpha val="0"/>
                            </a:srgbClr>
                          </a:fillRef>
                          <a:effectRef idx="0">
                            <a:scrgbClr r="0" g="0" b="0"/>
                          </a:effectRef>
                          <a:fontRef idx="none"/>
                        </wps:style>
                        <wps:bodyPr/>
                      </wps:wsp>
                      <wps:wsp>
                        <wps:cNvPr id="899" name="Shape 899"/>
                        <wps:cNvSpPr/>
                        <wps:spPr>
                          <a:xfrm>
                            <a:off x="2078551" y="1086157"/>
                            <a:ext cx="875215" cy="0"/>
                          </a:xfrm>
                          <a:custGeom>
                            <a:avLst/>
                            <a:gdLst/>
                            <a:ahLst/>
                            <a:cxnLst/>
                            <a:rect l="0" t="0" r="0" b="0"/>
                            <a:pathLst>
                              <a:path w="875215">
                                <a:moveTo>
                                  <a:pt x="0" y="0"/>
                                </a:moveTo>
                                <a:lnTo>
                                  <a:pt x="875215" y="0"/>
                                </a:lnTo>
                              </a:path>
                            </a:pathLst>
                          </a:custGeom>
                          <a:ln w="5250" cap="flat">
                            <a:round/>
                          </a:ln>
                        </wps:spPr>
                        <wps:style>
                          <a:lnRef idx="1">
                            <a:srgbClr val="000000"/>
                          </a:lnRef>
                          <a:fillRef idx="0">
                            <a:srgbClr val="000000">
                              <a:alpha val="0"/>
                            </a:srgbClr>
                          </a:fillRef>
                          <a:effectRef idx="0">
                            <a:scrgbClr r="0" g="0" b="0"/>
                          </a:effectRef>
                          <a:fontRef idx="none"/>
                        </wps:style>
                        <wps:bodyPr/>
                      </wps:wsp>
                      <wps:wsp>
                        <wps:cNvPr id="900" name="Rectangle 900"/>
                        <wps:cNvSpPr/>
                        <wps:spPr>
                          <a:xfrm>
                            <a:off x="2109158" y="637341"/>
                            <a:ext cx="74021" cy="142523"/>
                          </a:xfrm>
                          <a:prstGeom prst="rect">
                            <a:avLst/>
                          </a:prstGeom>
                          <a:ln>
                            <a:noFill/>
                          </a:ln>
                        </wps:spPr>
                        <wps:txbx>
                          <w:txbxContent>
                            <w:p w14:paraId="1247C85A" w14:textId="77777777" w:rsidR="008D08FB" w:rsidRDefault="008D08FB">
                              <w:pPr>
                                <w:spacing w:after="160" w:line="259" w:lineRule="auto"/>
                                <w:ind w:left="0" w:firstLine="0"/>
                                <w:jc w:val="left"/>
                              </w:pPr>
                              <w:r>
                                <w:rPr>
                                  <w:rFonts w:ascii="Calibri" w:eastAsia="Calibri" w:hAnsi="Calibri" w:cs="Calibri"/>
                                  <w:b/>
                                  <w:sz w:val="17"/>
                                </w:rPr>
                                <w:t>C</w:t>
                              </w:r>
                            </w:p>
                          </w:txbxContent>
                        </wps:txbx>
                        <wps:bodyPr horzOverflow="overflow" vert="horz" lIns="0" tIns="0" rIns="0" bIns="0" rtlCol="0">
                          <a:noAutofit/>
                        </wps:bodyPr>
                      </wps:wsp>
                      <wps:wsp>
                        <wps:cNvPr id="901" name="Rectangle 901"/>
                        <wps:cNvSpPr/>
                        <wps:spPr>
                          <a:xfrm>
                            <a:off x="2164597" y="632301"/>
                            <a:ext cx="46317" cy="94731"/>
                          </a:xfrm>
                          <a:prstGeom prst="rect">
                            <a:avLst/>
                          </a:prstGeom>
                          <a:ln>
                            <a:noFill/>
                          </a:ln>
                        </wps:spPr>
                        <wps:txbx>
                          <w:txbxContent>
                            <w:p w14:paraId="667EAFE1" w14:textId="77777777" w:rsidR="008D08FB" w:rsidRDefault="008D08FB">
                              <w:pPr>
                                <w:spacing w:after="160" w:line="259" w:lineRule="auto"/>
                                <w:ind w:left="0" w:firstLine="0"/>
                                <w:jc w:val="left"/>
                              </w:pPr>
                              <w:r>
                                <w:rPr>
                                  <w:rFonts w:ascii="Calibri" w:eastAsia="Calibri" w:hAnsi="Calibri" w:cs="Calibri"/>
                                  <w:b/>
                                  <w:sz w:val="11"/>
                                </w:rPr>
                                <w:t>+</w:t>
                              </w:r>
                            </w:p>
                          </w:txbxContent>
                        </wps:txbx>
                        <wps:bodyPr horzOverflow="overflow" vert="horz" lIns="0" tIns="0" rIns="0" bIns="0" rtlCol="0">
                          <a:noAutofit/>
                        </wps:bodyPr>
                      </wps:wsp>
                      <wps:wsp>
                        <wps:cNvPr id="902" name="Rectangle 902"/>
                        <wps:cNvSpPr/>
                        <wps:spPr>
                          <a:xfrm>
                            <a:off x="2326610" y="637341"/>
                            <a:ext cx="179801" cy="142523"/>
                          </a:xfrm>
                          <a:prstGeom prst="rect">
                            <a:avLst/>
                          </a:prstGeom>
                          <a:ln>
                            <a:noFill/>
                          </a:ln>
                        </wps:spPr>
                        <wps:txbx>
                          <w:txbxContent>
                            <w:p w14:paraId="7ADE5E27" w14:textId="77777777" w:rsidR="008D08FB" w:rsidRDefault="008D08FB">
                              <w:pPr>
                                <w:spacing w:after="160" w:line="259" w:lineRule="auto"/>
                                <w:ind w:left="0" w:firstLine="0"/>
                                <w:jc w:val="left"/>
                              </w:pPr>
                              <w:r>
                                <w:rPr>
                                  <w:rFonts w:ascii="Calibri" w:eastAsia="Calibri" w:hAnsi="Calibri" w:cs="Calibri"/>
                                  <w:b/>
                                  <w:sz w:val="17"/>
                                </w:rPr>
                                <w:t>0.1</w:t>
                              </w:r>
                            </w:p>
                          </w:txbxContent>
                        </wps:txbx>
                        <wps:bodyPr horzOverflow="overflow" vert="horz" lIns="0" tIns="0" rIns="0" bIns="0" rtlCol="0">
                          <a:noAutofit/>
                        </wps:bodyPr>
                      </wps:wsp>
                      <wps:wsp>
                        <wps:cNvPr id="903" name="Rectangle 903"/>
                        <wps:cNvSpPr/>
                        <wps:spPr>
                          <a:xfrm>
                            <a:off x="2544115" y="637341"/>
                            <a:ext cx="70943" cy="142523"/>
                          </a:xfrm>
                          <a:prstGeom prst="rect">
                            <a:avLst/>
                          </a:prstGeom>
                          <a:ln>
                            <a:noFill/>
                          </a:ln>
                        </wps:spPr>
                        <wps:txbx>
                          <w:txbxContent>
                            <w:p w14:paraId="0174A61C" w14:textId="77777777" w:rsidR="008D08FB" w:rsidRDefault="008D08FB">
                              <w:pPr>
                                <w:spacing w:after="160" w:line="259" w:lineRule="auto"/>
                                <w:ind w:left="0" w:firstLine="0"/>
                                <w:jc w:val="left"/>
                              </w:pPr>
                              <w:r>
                                <w:rPr>
                                  <w:rFonts w:ascii="Calibri" w:eastAsia="Calibri" w:hAnsi="Calibri" w:cs="Calibri"/>
                                  <w:b/>
                                  <w:sz w:val="17"/>
                                </w:rPr>
                                <w:t>1</w:t>
                              </w:r>
                            </w:p>
                          </w:txbxContent>
                        </wps:txbx>
                        <wps:bodyPr horzOverflow="overflow" vert="horz" lIns="0" tIns="0" rIns="0" bIns="0" rtlCol="0">
                          <a:noAutofit/>
                        </wps:bodyPr>
                      </wps:wsp>
                      <wps:wsp>
                        <wps:cNvPr id="904" name="Rectangle 904"/>
                        <wps:cNvSpPr/>
                        <wps:spPr>
                          <a:xfrm>
                            <a:off x="2761671" y="637341"/>
                            <a:ext cx="142164" cy="142523"/>
                          </a:xfrm>
                          <a:prstGeom prst="rect">
                            <a:avLst/>
                          </a:prstGeom>
                          <a:ln>
                            <a:noFill/>
                          </a:ln>
                        </wps:spPr>
                        <wps:txbx>
                          <w:txbxContent>
                            <w:p w14:paraId="0F62995E" w14:textId="77777777" w:rsidR="008D08FB" w:rsidRDefault="008D08FB">
                              <w:pPr>
                                <w:spacing w:after="160" w:line="259" w:lineRule="auto"/>
                                <w:ind w:left="0" w:firstLine="0"/>
                                <w:jc w:val="left"/>
                              </w:pPr>
                              <w:r>
                                <w:rPr>
                                  <w:rFonts w:ascii="Calibri" w:eastAsia="Calibri" w:hAnsi="Calibri" w:cs="Calibri"/>
                                  <w:b/>
                                  <w:sz w:val="17"/>
                                </w:rPr>
                                <w:t>10</w:t>
                              </w:r>
                            </w:p>
                          </w:txbxContent>
                        </wps:txbx>
                        <wps:bodyPr horzOverflow="overflow" vert="horz" lIns="0" tIns="0" rIns="0" bIns="0" rtlCol="0">
                          <a:noAutofit/>
                        </wps:bodyPr>
                      </wps:wsp>
                      <wps:wsp>
                        <wps:cNvPr id="905" name="Rectangle 905"/>
                        <wps:cNvSpPr/>
                        <wps:spPr>
                          <a:xfrm>
                            <a:off x="2109158" y="852640"/>
                            <a:ext cx="119241" cy="227868"/>
                          </a:xfrm>
                          <a:prstGeom prst="rect">
                            <a:avLst/>
                          </a:prstGeom>
                          <a:ln>
                            <a:noFill/>
                          </a:ln>
                        </wps:spPr>
                        <wps:txbx>
                          <w:txbxContent>
                            <w:p w14:paraId="779B892F" w14:textId="77777777" w:rsidR="008D08FB" w:rsidRDefault="008D08FB">
                              <w:pPr>
                                <w:spacing w:after="160" w:line="259" w:lineRule="auto"/>
                                <w:ind w:left="0" w:firstLine="0"/>
                                <w:jc w:val="left"/>
                              </w:pPr>
                              <w:r>
                                <w:rPr>
                                  <w:rFonts w:ascii="Calibri" w:eastAsia="Calibri" w:hAnsi="Calibri" w:cs="Calibri"/>
                                  <w:sz w:val="26"/>
                                </w:rPr>
                                <w:t>C</w:t>
                              </w:r>
                            </w:p>
                          </w:txbxContent>
                        </wps:txbx>
                        <wps:bodyPr horzOverflow="overflow" vert="horz" lIns="0" tIns="0" rIns="0" bIns="0" rtlCol="0">
                          <a:noAutofit/>
                        </wps:bodyPr>
                      </wps:wsp>
                      <wps:wsp>
                        <wps:cNvPr id="906" name="Rectangle 906"/>
                        <wps:cNvSpPr/>
                        <wps:spPr>
                          <a:xfrm>
                            <a:off x="2198617" y="844293"/>
                            <a:ext cx="45638" cy="151912"/>
                          </a:xfrm>
                          <a:prstGeom prst="rect">
                            <a:avLst/>
                          </a:prstGeom>
                          <a:ln>
                            <a:noFill/>
                          </a:ln>
                        </wps:spPr>
                        <wps:txbx>
                          <w:txbxContent>
                            <w:p w14:paraId="60C07478" w14:textId="77777777" w:rsidR="008D08FB" w:rsidRDefault="008D08FB">
                              <w:pPr>
                                <w:spacing w:after="160" w:line="259" w:lineRule="auto"/>
                                <w:ind w:left="0" w:firstLine="0"/>
                                <w:jc w:val="left"/>
                              </w:pPr>
                              <w:r>
                                <w:rPr>
                                  <w:rFonts w:ascii="Calibri" w:eastAsia="Calibri" w:hAnsi="Calibri" w:cs="Calibri"/>
                                  <w:sz w:val="18"/>
                                </w:rPr>
                                <w:t>-</w:t>
                              </w:r>
                            </w:p>
                          </w:txbxContent>
                        </wps:txbx>
                        <wps:bodyPr horzOverflow="overflow" vert="horz" lIns="0" tIns="0" rIns="0" bIns="0" rtlCol="0">
                          <a:noAutofit/>
                        </wps:bodyPr>
                      </wps:wsp>
                      <wps:wsp>
                        <wps:cNvPr id="907" name="Rectangle 907"/>
                        <wps:cNvSpPr/>
                        <wps:spPr>
                          <a:xfrm>
                            <a:off x="2326610" y="784286"/>
                            <a:ext cx="116329" cy="92172"/>
                          </a:xfrm>
                          <a:prstGeom prst="rect">
                            <a:avLst/>
                          </a:prstGeom>
                          <a:ln>
                            <a:noFill/>
                          </a:ln>
                        </wps:spPr>
                        <wps:txbx>
                          <w:txbxContent>
                            <w:p w14:paraId="219F89A5" w14:textId="77777777" w:rsidR="008D08FB" w:rsidRDefault="008D08FB">
                              <w:pPr>
                                <w:spacing w:after="160" w:line="259" w:lineRule="auto"/>
                                <w:ind w:left="0" w:firstLine="0"/>
                                <w:jc w:val="left"/>
                              </w:pPr>
                              <w:r>
                                <w:rPr>
                                  <w:rFonts w:ascii="Calibri" w:eastAsia="Calibri" w:hAnsi="Calibri" w:cs="Calibri"/>
                                  <w:b/>
                                  <w:sz w:val="11"/>
                                </w:rPr>
                                <w:t>0.1</w:t>
                              </w:r>
                            </w:p>
                          </w:txbxContent>
                        </wps:txbx>
                        <wps:bodyPr horzOverflow="overflow" vert="horz" lIns="0" tIns="0" rIns="0" bIns="0" rtlCol="0">
                          <a:noAutofit/>
                        </wps:bodyPr>
                      </wps:wsp>
                      <wps:wsp>
                        <wps:cNvPr id="908" name="Rectangle 908"/>
                        <wps:cNvSpPr/>
                        <wps:spPr>
                          <a:xfrm>
                            <a:off x="2544115" y="784286"/>
                            <a:ext cx="45880" cy="92172"/>
                          </a:xfrm>
                          <a:prstGeom prst="rect">
                            <a:avLst/>
                          </a:prstGeom>
                          <a:ln>
                            <a:noFill/>
                          </a:ln>
                        </wps:spPr>
                        <wps:txbx>
                          <w:txbxContent>
                            <w:p w14:paraId="6E5041C0" w14:textId="77777777" w:rsidR="008D08FB" w:rsidRDefault="008D08FB">
                              <w:pPr>
                                <w:spacing w:after="160" w:line="259" w:lineRule="auto"/>
                                <w:ind w:left="0" w:firstLine="0"/>
                                <w:jc w:val="left"/>
                              </w:pPr>
                              <w:r>
                                <w:rPr>
                                  <w:rFonts w:ascii="Calibri" w:eastAsia="Calibri" w:hAnsi="Calibri" w:cs="Calibri"/>
                                  <w:b/>
                                  <w:sz w:val="11"/>
                                </w:rPr>
                                <w:t>1</w:t>
                              </w:r>
                            </w:p>
                          </w:txbxContent>
                        </wps:txbx>
                        <wps:bodyPr horzOverflow="overflow" vert="horz" lIns="0" tIns="0" rIns="0" bIns="0" rtlCol="0">
                          <a:noAutofit/>
                        </wps:bodyPr>
                      </wps:wsp>
                      <wps:wsp>
                        <wps:cNvPr id="909" name="Rectangle 909"/>
                        <wps:cNvSpPr/>
                        <wps:spPr>
                          <a:xfrm>
                            <a:off x="2761671" y="784286"/>
                            <a:ext cx="91963" cy="92172"/>
                          </a:xfrm>
                          <a:prstGeom prst="rect">
                            <a:avLst/>
                          </a:prstGeom>
                          <a:ln>
                            <a:noFill/>
                          </a:ln>
                        </wps:spPr>
                        <wps:txbx>
                          <w:txbxContent>
                            <w:p w14:paraId="092321C7" w14:textId="77777777" w:rsidR="008D08FB" w:rsidRDefault="008D08FB">
                              <w:pPr>
                                <w:spacing w:after="160" w:line="259" w:lineRule="auto"/>
                                <w:ind w:left="0" w:firstLine="0"/>
                                <w:jc w:val="left"/>
                              </w:pPr>
                              <w:r>
                                <w:rPr>
                                  <w:rFonts w:ascii="Calibri" w:eastAsia="Calibri" w:hAnsi="Calibri" w:cs="Calibri"/>
                                  <w:b/>
                                  <w:sz w:val="11"/>
                                </w:rPr>
                                <w:t>10</w:t>
                              </w:r>
                            </w:p>
                          </w:txbxContent>
                        </wps:txbx>
                        <wps:bodyPr horzOverflow="overflow" vert="horz" lIns="0" tIns="0" rIns="0" bIns="0" rtlCol="0">
                          <a:noAutofit/>
                        </wps:bodyPr>
                      </wps:wsp>
                      <wps:wsp>
                        <wps:cNvPr id="910" name="Rectangle 910"/>
                        <wps:cNvSpPr/>
                        <wps:spPr>
                          <a:xfrm>
                            <a:off x="2326610" y="893748"/>
                            <a:ext cx="116329" cy="92172"/>
                          </a:xfrm>
                          <a:prstGeom prst="rect">
                            <a:avLst/>
                          </a:prstGeom>
                          <a:ln>
                            <a:noFill/>
                          </a:ln>
                        </wps:spPr>
                        <wps:txbx>
                          <w:txbxContent>
                            <w:p w14:paraId="03CB3710" w14:textId="77777777" w:rsidR="008D08FB" w:rsidRDefault="008D08FB">
                              <w:pPr>
                                <w:spacing w:after="160" w:line="259" w:lineRule="auto"/>
                                <w:ind w:left="0" w:firstLine="0"/>
                                <w:jc w:val="left"/>
                              </w:pPr>
                              <w:r>
                                <w:rPr>
                                  <w:rFonts w:ascii="Calibri" w:eastAsia="Calibri" w:hAnsi="Calibri" w:cs="Calibri"/>
                                  <w:b/>
                                  <w:sz w:val="11"/>
                                </w:rPr>
                                <w:t>0.3</w:t>
                              </w:r>
                            </w:p>
                          </w:txbxContent>
                        </wps:txbx>
                        <wps:bodyPr horzOverflow="overflow" vert="horz" lIns="0" tIns="0" rIns="0" bIns="0" rtlCol="0">
                          <a:noAutofit/>
                        </wps:bodyPr>
                      </wps:wsp>
                      <wps:wsp>
                        <wps:cNvPr id="911" name="Rectangle 911"/>
                        <wps:cNvSpPr/>
                        <wps:spPr>
                          <a:xfrm>
                            <a:off x="2544115" y="893748"/>
                            <a:ext cx="45880" cy="92172"/>
                          </a:xfrm>
                          <a:prstGeom prst="rect">
                            <a:avLst/>
                          </a:prstGeom>
                          <a:ln>
                            <a:noFill/>
                          </a:ln>
                        </wps:spPr>
                        <wps:txbx>
                          <w:txbxContent>
                            <w:p w14:paraId="376D9853" w14:textId="77777777" w:rsidR="008D08FB" w:rsidRDefault="008D08FB">
                              <w:pPr>
                                <w:spacing w:after="160" w:line="259" w:lineRule="auto"/>
                                <w:ind w:left="0" w:firstLine="0"/>
                                <w:jc w:val="left"/>
                              </w:pPr>
                              <w:r>
                                <w:rPr>
                                  <w:rFonts w:ascii="Calibri" w:eastAsia="Calibri" w:hAnsi="Calibri" w:cs="Calibri"/>
                                  <w:b/>
                                  <w:sz w:val="11"/>
                                </w:rPr>
                                <w:t>3</w:t>
                              </w:r>
                            </w:p>
                          </w:txbxContent>
                        </wps:txbx>
                        <wps:bodyPr horzOverflow="overflow" vert="horz" lIns="0" tIns="0" rIns="0" bIns="0" rtlCol="0">
                          <a:noAutofit/>
                        </wps:bodyPr>
                      </wps:wsp>
                      <wps:wsp>
                        <wps:cNvPr id="912" name="Rectangle 912"/>
                        <wps:cNvSpPr/>
                        <wps:spPr>
                          <a:xfrm>
                            <a:off x="2761671" y="893748"/>
                            <a:ext cx="91963" cy="92172"/>
                          </a:xfrm>
                          <a:prstGeom prst="rect">
                            <a:avLst/>
                          </a:prstGeom>
                          <a:ln>
                            <a:noFill/>
                          </a:ln>
                        </wps:spPr>
                        <wps:txbx>
                          <w:txbxContent>
                            <w:p w14:paraId="0920EE99" w14:textId="77777777" w:rsidR="008D08FB" w:rsidRDefault="008D08FB">
                              <w:pPr>
                                <w:spacing w:after="160" w:line="259" w:lineRule="auto"/>
                                <w:ind w:left="0" w:firstLine="0"/>
                                <w:jc w:val="left"/>
                              </w:pPr>
                              <w:r>
                                <w:rPr>
                                  <w:rFonts w:ascii="Calibri" w:eastAsia="Calibri" w:hAnsi="Calibri" w:cs="Calibri"/>
                                  <w:b/>
                                  <w:sz w:val="11"/>
                                </w:rPr>
                                <w:t>30</w:t>
                              </w:r>
                            </w:p>
                          </w:txbxContent>
                        </wps:txbx>
                        <wps:bodyPr horzOverflow="overflow" vert="horz" lIns="0" tIns="0" rIns="0" bIns="0" rtlCol="0">
                          <a:noAutofit/>
                        </wps:bodyPr>
                      </wps:wsp>
                      <wps:wsp>
                        <wps:cNvPr id="913" name="Rectangle 913"/>
                        <wps:cNvSpPr/>
                        <wps:spPr>
                          <a:xfrm>
                            <a:off x="2326610" y="1003261"/>
                            <a:ext cx="45880" cy="92172"/>
                          </a:xfrm>
                          <a:prstGeom prst="rect">
                            <a:avLst/>
                          </a:prstGeom>
                          <a:ln>
                            <a:noFill/>
                          </a:ln>
                        </wps:spPr>
                        <wps:txbx>
                          <w:txbxContent>
                            <w:p w14:paraId="4D636405" w14:textId="77777777" w:rsidR="008D08FB" w:rsidRDefault="008D08FB">
                              <w:pPr>
                                <w:spacing w:after="160" w:line="259" w:lineRule="auto"/>
                                <w:ind w:left="0" w:firstLine="0"/>
                                <w:jc w:val="left"/>
                              </w:pPr>
                              <w:r>
                                <w:rPr>
                                  <w:rFonts w:ascii="Calibri" w:eastAsia="Calibri" w:hAnsi="Calibri" w:cs="Calibri"/>
                                  <w:b/>
                                  <w:sz w:val="11"/>
                                </w:rPr>
                                <w:t>1</w:t>
                              </w:r>
                            </w:p>
                          </w:txbxContent>
                        </wps:txbx>
                        <wps:bodyPr horzOverflow="overflow" vert="horz" lIns="0" tIns="0" rIns="0" bIns="0" rtlCol="0">
                          <a:noAutofit/>
                        </wps:bodyPr>
                      </wps:wsp>
                      <wps:wsp>
                        <wps:cNvPr id="914" name="Rectangle 914"/>
                        <wps:cNvSpPr/>
                        <wps:spPr>
                          <a:xfrm>
                            <a:off x="2544115" y="1003261"/>
                            <a:ext cx="91963" cy="92172"/>
                          </a:xfrm>
                          <a:prstGeom prst="rect">
                            <a:avLst/>
                          </a:prstGeom>
                          <a:ln>
                            <a:noFill/>
                          </a:ln>
                        </wps:spPr>
                        <wps:txbx>
                          <w:txbxContent>
                            <w:p w14:paraId="344550B8" w14:textId="77777777" w:rsidR="008D08FB" w:rsidRDefault="008D08FB">
                              <w:pPr>
                                <w:spacing w:after="160" w:line="259" w:lineRule="auto"/>
                                <w:ind w:left="0" w:firstLine="0"/>
                                <w:jc w:val="left"/>
                              </w:pPr>
                              <w:r>
                                <w:rPr>
                                  <w:rFonts w:ascii="Calibri" w:eastAsia="Calibri" w:hAnsi="Calibri" w:cs="Calibri"/>
                                  <w:b/>
                                  <w:sz w:val="11"/>
                                </w:rPr>
                                <w:t>10</w:t>
                              </w:r>
                            </w:p>
                          </w:txbxContent>
                        </wps:txbx>
                        <wps:bodyPr horzOverflow="overflow" vert="horz" lIns="0" tIns="0" rIns="0" bIns="0" rtlCol="0">
                          <a:noAutofit/>
                        </wps:bodyPr>
                      </wps:wsp>
                      <wps:wsp>
                        <wps:cNvPr id="915" name="Rectangle 915"/>
                        <wps:cNvSpPr/>
                        <wps:spPr>
                          <a:xfrm>
                            <a:off x="2761671" y="1003261"/>
                            <a:ext cx="138048" cy="92172"/>
                          </a:xfrm>
                          <a:prstGeom prst="rect">
                            <a:avLst/>
                          </a:prstGeom>
                          <a:ln>
                            <a:noFill/>
                          </a:ln>
                        </wps:spPr>
                        <wps:txbx>
                          <w:txbxContent>
                            <w:p w14:paraId="606E0AD4" w14:textId="77777777" w:rsidR="008D08FB" w:rsidRDefault="008D08FB">
                              <w:pPr>
                                <w:spacing w:after="160" w:line="259" w:lineRule="auto"/>
                                <w:ind w:left="0" w:firstLine="0"/>
                                <w:jc w:val="left"/>
                              </w:pPr>
                              <w:r>
                                <w:rPr>
                                  <w:rFonts w:ascii="Calibri" w:eastAsia="Calibri" w:hAnsi="Calibri" w:cs="Calibri"/>
                                  <w:b/>
                                  <w:sz w:val="11"/>
                                </w:rPr>
                                <w:t>100</w:t>
                              </w:r>
                            </w:p>
                          </w:txbxContent>
                        </wps:txbx>
                        <wps:bodyPr horzOverflow="overflow" vert="horz" lIns="0" tIns="0" rIns="0" bIns="0" rtlCol="0">
                          <a:noAutofit/>
                        </wps:bodyPr>
                      </wps:wsp>
                      <wps:wsp>
                        <wps:cNvPr id="916" name="Shape 916"/>
                        <wps:cNvSpPr/>
                        <wps:spPr>
                          <a:xfrm>
                            <a:off x="91034" y="383980"/>
                            <a:ext cx="623691" cy="223017"/>
                          </a:xfrm>
                          <a:custGeom>
                            <a:avLst/>
                            <a:gdLst/>
                            <a:ahLst/>
                            <a:cxnLst/>
                            <a:rect l="0" t="0" r="0" b="0"/>
                            <a:pathLst>
                              <a:path w="623691" h="223017">
                                <a:moveTo>
                                  <a:pt x="37169" y="0"/>
                                </a:moveTo>
                                <a:lnTo>
                                  <a:pt x="586522" y="0"/>
                                </a:lnTo>
                                <a:cubicBezTo>
                                  <a:pt x="607049" y="0"/>
                                  <a:pt x="623691" y="16642"/>
                                  <a:pt x="623691" y="37169"/>
                                </a:cubicBezTo>
                                <a:lnTo>
                                  <a:pt x="623691" y="185847"/>
                                </a:lnTo>
                                <a:cubicBezTo>
                                  <a:pt x="623691" y="206374"/>
                                  <a:pt x="607049" y="223017"/>
                                  <a:pt x="586522" y="223017"/>
                                </a:cubicBezTo>
                                <a:lnTo>
                                  <a:pt x="37169" y="223017"/>
                                </a:lnTo>
                                <a:cubicBezTo>
                                  <a:pt x="16642" y="223017"/>
                                  <a:pt x="0" y="206374"/>
                                  <a:pt x="0" y="185847"/>
                                </a:cubicBezTo>
                                <a:lnTo>
                                  <a:pt x="0" y="37169"/>
                                </a:lnTo>
                                <a:cubicBezTo>
                                  <a:pt x="0" y="16642"/>
                                  <a:pt x="16642" y="0"/>
                                  <a:pt x="37169" y="0"/>
                                </a:cubicBezTo>
                                <a:close/>
                              </a:path>
                            </a:pathLst>
                          </a:custGeom>
                          <a:ln w="0" cap="flat">
                            <a:round/>
                          </a:ln>
                        </wps:spPr>
                        <wps:style>
                          <a:lnRef idx="0">
                            <a:srgbClr val="000000">
                              <a:alpha val="0"/>
                            </a:srgbClr>
                          </a:lnRef>
                          <a:fillRef idx="1">
                            <a:srgbClr val="5B9BD5"/>
                          </a:fillRef>
                          <a:effectRef idx="0">
                            <a:scrgbClr r="0" g="0" b="0"/>
                          </a:effectRef>
                          <a:fontRef idx="none"/>
                        </wps:style>
                        <wps:bodyPr/>
                      </wps:wsp>
                      <wps:wsp>
                        <wps:cNvPr id="917" name="Shape 917"/>
                        <wps:cNvSpPr/>
                        <wps:spPr>
                          <a:xfrm>
                            <a:off x="91034" y="383980"/>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7"/>
                                </a:lnTo>
                                <a:cubicBezTo>
                                  <a:pt x="623691" y="206374"/>
                                  <a:pt x="607049" y="223017"/>
                                  <a:pt x="586522" y="223017"/>
                                </a:cubicBezTo>
                                <a:lnTo>
                                  <a:pt x="37169" y="223017"/>
                                </a:lnTo>
                                <a:cubicBezTo>
                                  <a:pt x="16642" y="223017"/>
                                  <a:pt x="0" y="206374"/>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18" name="Shape 918"/>
                        <wps:cNvSpPr/>
                        <wps:spPr>
                          <a:xfrm>
                            <a:off x="717875" y="383980"/>
                            <a:ext cx="623691" cy="223017"/>
                          </a:xfrm>
                          <a:custGeom>
                            <a:avLst/>
                            <a:gdLst/>
                            <a:ahLst/>
                            <a:cxnLst/>
                            <a:rect l="0" t="0" r="0" b="0"/>
                            <a:pathLst>
                              <a:path w="623691" h="223017">
                                <a:moveTo>
                                  <a:pt x="37169" y="0"/>
                                </a:moveTo>
                                <a:lnTo>
                                  <a:pt x="586522" y="0"/>
                                </a:lnTo>
                                <a:cubicBezTo>
                                  <a:pt x="607049" y="0"/>
                                  <a:pt x="623691" y="16642"/>
                                  <a:pt x="623691" y="37169"/>
                                </a:cubicBezTo>
                                <a:lnTo>
                                  <a:pt x="623691" y="185847"/>
                                </a:lnTo>
                                <a:cubicBezTo>
                                  <a:pt x="623691" y="206374"/>
                                  <a:pt x="607049" y="223017"/>
                                  <a:pt x="586522" y="223017"/>
                                </a:cubicBezTo>
                                <a:lnTo>
                                  <a:pt x="37169" y="223017"/>
                                </a:lnTo>
                                <a:cubicBezTo>
                                  <a:pt x="16642" y="223017"/>
                                  <a:pt x="0" y="206374"/>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19" name="Shape 919"/>
                        <wps:cNvSpPr/>
                        <wps:spPr>
                          <a:xfrm>
                            <a:off x="717875" y="383980"/>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7"/>
                                </a:lnTo>
                                <a:cubicBezTo>
                                  <a:pt x="623691" y="206374"/>
                                  <a:pt x="607049" y="223017"/>
                                  <a:pt x="586522" y="223017"/>
                                </a:cubicBezTo>
                                <a:lnTo>
                                  <a:pt x="37169" y="223017"/>
                                </a:lnTo>
                                <a:cubicBezTo>
                                  <a:pt x="16642" y="223017"/>
                                  <a:pt x="0" y="206374"/>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20" name="Shape 920"/>
                        <wps:cNvSpPr/>
                        <wps:spPr>
                          <a:xfrm>
                            <a:off x="1344716" y="383980"/>
                            <a:ext cx="623691" cy="223017"/>
                          </a:xfrm>
                          <a:custGeom>
                            <a:avLst/>
                            <a:gdLst/>
                            <a:ahLst/>
                            <a:cxnLst/>
                            <a:rect l="0" t="0" r="0" b="0"/>
                            <a:pathLst>
                              <a:path w="623691" h="223017">
                                <a:moveTo>
                                  <a:pt x="37169" y="0"/>
                                </a:moveTo>
                                <a:lnTo>
                                  <a:pt x="586522" y="0"/>
                                </a:lnTo>
                                <a:cubicBezTo>
                                  <a:pt x="607049" y="0"/>
                                  <a:pt x="623691" y="16642"/>
                                  <a:pt x="623691" y="37169"/>
                                </a:cubicBezTo>
                                <a:lnTo>
                                  <a:pt x="623691" y="185847"/>
                                </a:lnTo>
                                <a:cubicBezTo>
                                  <a:pt x="623691" y="206374"/>
                                  <a:pt x="607049" y="223017"/>
                                  <a:pt x="586522" y="223017"/>
                                </a:cubicBezTo>
                                <a:lnTo>
                                  <a:pt x="37169" y="223017"/>
                                </a:lnTo>
                                <a:cubicBezTo>
                                  <a:pt x="16642" y="223017"/>
                                  <a:pt x="0" y="206374"/>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21" name="Shape 921"/>
                        <wps:cNvSpPr/>
                        <wps:spPr>
                          <a:xfrm>
                            <a:off x="1344716" y="383980"/>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7"/>
                                </a:lnTo>
                                <a:cubicBezTo>
                                  <a:pt x="623691" y="206374"/>
                                  <a:pt x="607049" y="223017"/>
                                  <a:pt x="586522" y="223017"/>
                                </a:cubicBezTo>
                                <a:lnTo>
                                  <a:pt x="37169" y="223017"/>
                                </a:lnTo>
                                <a:cubicBezTo>
                                  <a:pt x="16642" y="223017"/>
                                  <a:pt x="0" y="206374"/>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22" name="Shape 922"/>
                        <wps:cNvSpPr/>
                        <wps:spPr>
                          <a:xfrm>
                            <a:off x="91034" y="651726"/>
                            <a:ext cx="623691" cy="223017"/>
                          </a:xfrm>
                          <a:custGeom>
                            <a:avLst/>
                            <a:gdLst/>
                            <a:ahLst/>
                            <a:cxnLst/>
                            <a:rect l="0" t="0" r="0" b="0"/>
                            <a:pathLst>
                              <a:path w="623691" h="223017">
                                <a:moveTo>
                                  <a:pt x="37169" y="0"/>
                                </a:moveTo>
                                <a:lnTo>
                                  <a:pt x="586522" y="0"/>
                                </a:lnTo>
                                <a:cubicBezTo>
                                  <a:pt x="607049" y="0"/>
                                  <a:pt x="623691" y="16642"/>
                                  <a:pt x="623691" y="37169"/>
                                </a:cubicBezTo>
                                <a:lnTo>
                                  <a:pt x="623691" y="185847"/>
                                </a:lnTo>
                                <a:cubicBezTo>
                                  <a:pt x="623691" y="206375"/>
                                  <a:pt x="607049" y="223017"/>
                                  <a:pt x="586522" y="223017"/>
                                </a:cubicBezTo>
                                <a:lnTo>
                                  <a:pt x="37169" y="223017"/>
                                </a:lnTo>
                                <a:cubicBezTo>
                                  <a:pt x="16642" y="223017"/>
                                  <a:pt x="0" y="206375"/>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23" name="Shape 923"/>
                        <wps:cNvSpPr/>
                        <wps:spPr>
                          <a:xfrm>
                            <a:off x="91034" y="651726"/>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7"/>
                                </a:lnTo>
                                <a:cubicBezTo>
                                  <a:pt x="623691" y="206375"/>
                                  <a:pt x="607049" y="223017"/>
                                  <a:pt x="586522" y="223017"/>
                                </a:cubicBezTo>
                                <a:lnTo>
                                  <a:pt x="37169" y="223017"/>
                                </a:lnTo>
                                <a:cubicBezTo>
                                  <a:pt x="16642" y="223017"/>
                                  <a:pt x="0" y="206375"/>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24" name="Shape 924"/>
                        <wps:cNvSpPr/>
                        <wps:spPr>
                          <a:xfrm>
                            <a:off x="717875" y="651726"/>
                            <a:ext cx="623691" cy="223017"/>
                          </a:xfrm>
                          <a:custGeom>
                            <a:avLst/>
                            <a:gdLst/>
                            <a:ahLst/>
                            <a:cxnLst/>
                            <a:rect l="0" t="0" r="0" b="0"/>
                            <a:pathLst>
                              <a:path w="623691" h="223017">
                                <a:moveTo>
                                  <a:pt x="37169" y="0"/>
                                </a:moveTo>
                                <a:lnTo>
                                  <a:pt x="586522" y="0"/>
                                </a:lnTo>
                                <a:cubicBezTo>
                                  <a:pt x="607049" y="0"/>
                                  <a:pt x="623691" y="16642"/>
                                  <a:pt x="623691" y="37169"/>
                                </a:cubicBezTo>
                                <a:lnTo>
                                  <a:pt x="623691" y="185847"/>
                                </a:lnTo>
                                <a:cubicBezTo>
                                  <a:pt x="623691" y="206375"/>
                                  <a:pt x="607049" y="223017"/>
                                  <a:pt x="586522" y="223017"/>
                                </a:cubicBezTo>
                                <a:lnTo>
                                  <a:pt x="37169" y="223017"/>
                                </a:lnTo>
                                <a:cubicBezTo>
                                  <a:pt x="16642" y="223017"/>
                                  <a:pt x="0" y="206375"/>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25" name="Shape 925"/>
                        <wps:cNvSpPr/>
                        <wps:spPr>
                          <a:xfrm>
                            <a:off x="717875" y="651726"/>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7"/>
                                </a:lnTo>
                                <a:cubicBezTo>
                                  <a:pt x="623691" y="206375"/>
                                  <a:pt x="607049" y="223017"/>
                                  <a:pt x="586522" y="223017"/>
                                </a:cubicBezTo>
                                <a:lnTo>
                                  <a:pt x="37169" y="223017"/>
                                </a:lnTo>
                                <a:cubicBezTo>
                                  <a:pt x="16642" y="223017"/>
                                  <a:pt x="0" y="206375"/>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26" name="Shape 926"/>
                        <wps:cNvSpPr/>
                        <wps:spPr>
                          <a:xfrm>
                            <a:off x="1344716" y="651726"/>
                            <a:ext cx="623691" cy="223017"/>
                          </a:xfrm>
                          <a:custGeom>
                            <a:avLst/>
                            <a:gdLst/>
                            <a:ahLst/>
                            <a:cxnLst/>
                            <a:rect l="0" t="0" r="0" b="0"/>
                            <a:pathLst>
                              <a:path w="623691" h="223017">
                                <a:moveTo>
                                  <a:pt x="37169" y="0"/>
                                </a:moveTo>
                                <a:lnTo>
                                  <a:pt x="586522" y="0"/>
                                </a:lnTo>
                                <a:cubicBezTo>
                                  <a:pt x="607049" y="0"/>
                                  <a:pt x="623691" y="16642"/>
                                  <a:pt x="623691" y="37169"/>
                                </a:cubicBezTo>
                                <a:lnTo>
                                  <a:pt x="623691" y="185847"/>
                                </a:lnTo>
                                <a:cubicBezTo>
                                  <a:pt x="623691" y="206375"/>
                                  <a:pt x="607049" y="223017"/>
                                  <a:pt x="586522" y="223017"/>
                                </a:cubicBezTo>
                                <a:lnTo>
                                  <a:pt x="37169" y="223017"/>
                                </a:lnTo>
                                <a:cubicBezTo>
                                  <a:pt x="16642" y="223017"/>
                                  <a:pt x="0" y="206375"/>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27" name="Shape 927"/>
                        <wps:cNvSpPr/>
                        <wps:spPr>
                          <a:xfrm>
                            <a:off x="1344716" y="651726"/>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7"/>
                                </a:lnTo>
                                <a:cubicBezTo>
                                  <a:pt x="623691" y="206375"/>
                                  <a:pt x="607049" y="223017"/>
                                  <a:pt x="586522" y="223017"/>
                                </a:cubicBezTo>
                                <a:lnTo>
                                  <a:pt x="37169" y="223017"/>
                                </a:lnTo>
                                <a:cubicBezTo>
                                  <a:pt x="16642" y="223017"/>
                                  <a:pt x="0" y="206375"/>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28" name="Shape 928"/>
                        <wps:cNvSpPr/>
                        <wps:spPr>
                          <a:xfrm>
                            <a:off x="94184" y="919472"/>
                            <a:ext cx="623691" cy="223017"/>
                          </a:xfrm>
                          <a:custGeom>
                            <a:avLst/>
                            <a:gdLst/>
                            <a:ahLst/>
                            <a:cxnLst/>
                            <a:rect l="0" t="0" r="0" b="0"/>
                            <a:pathLst>
                              <a:path w="623691" h="223017">
                                <a:moveTo>
                                  <a:pt x="37169" y="0"/>
                                </a:moveTo>
                                <a:lnTo>
                                  <a:pt x="586522" y="0"/>
                                </a:lnTo>
                                <a:cubicBezTo>
                                  <a:pt x="607049" y="0"/>
                                  <a:pt x="623691" y="16642"/>
                                  <a:pt x="623691" y="37170"/>
                                </a:cubicBezTo>
                                <a:lnTo>
                                  <a:pt x="623691" y="185848"/>
                                </a:lnTo>
                                <a:cubicBezTo>
                                  <a:pt x="623691" y="206375"/>
                                  <a:pt x="607049" y="223017"/>
                                  <a:pt x="586522" y="223017"/>
                                </a:cubicBezTo>
                                <a:lnTo>
                                  <a:pt x="37169" y="223017"/>
                                </a:lnTo>
                                <a:cubicBezTo>
                                  <a:pt x="16642" y="223017"/>
                                  <a:pt x="0" y="206375"/>
                                  <a:pt x="0" y="185848"/>
                                </a:cubicBezTo>
                                <a:lnTo>
                                  <a:pt x="0" y="37170"/>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29" name="Shape 929"/>
                        <wps:cNvSpPr/>
                        <wps:spPr>
                          <a:xfrm>
                            <a:off x="94184" y="919472"/>
                            <a:ext cx="623691" cy="223017"/>
                          </a:xfrm>
                          <a:custGeom>
                            <a:avLst/>
                            <a:gdLst/>
                            <a:ahLst/>
                            <a:cxnLst/>
                            <a:rect l="0" t="0" r="0" b="0"/>
                            <a:pathLst>
                              <a:path w="623691" h="223017">
                                <a:moveTo>
                                  <a:pt x="0" y="37170"/>
                                </a:moveTo>
                                <a:cubicBezTo>
                                  <a:pt x="0" y="16642"/>
                                  <a:pt x="16642" y="0"/>
                                  <a:pt x="37169" y="0"/>
                                </a:cubicBezTo>
                                <a:lnTo>
                                  <a:pt x="586522" y="0"/>
                                </a:lnTo>
                                <a:cubicBezTo>
                                  <a:pt x="607049" y="0"/>
                                  <a:pt x="623691" y="16642"/>
                                  <a:pt x="623691" y="37170"/>
                                </a:cubicBezTo>
                                <a:lnTo>
                                  <a:pt x="623691" y="185848"/>
                                </a:lnTo>
                                <a:cubicBezTo>
                                  <a:pt x="623691" y="206375"/>
                                  <a:pt x="607049" y="223017"/>
                                  <a:pt x="586522"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30" name="Shape 930"/>
                        <wps:cNvSpPr/>
                        <wps:spPr>
                          <a:xfrm>
                            <a:off x="721025" y="919472"/>
                            <a:ext cx="623691" cy="223017"/>
                          </a:xfrm>
                          <a:custGeom>
                            <a:avLst/>
                            <a:gdLst/>
                            <a:ahLst/>
                            <a:cxnLst/>
                            <a:rect l="0" t="0" r="0" b="0"/>
                            <a:pathLst>
                              <a:path w="623691" h="223017">
                                <a:moveTo>
                                  <a:pt x="37170" y="0"/>
                                </a:moveTo>
                                <a:lnTo>
                                  <a:pt x="586522" y="0"/>
                                </a:lnTo>
                                <a:cubicBezTo>
                                  <a:pt x="607049" y="0"/>
                                  <a:pt x="623691" y="16642"/>
                                  <a:pt x="623691" y="37170"/>
                                </a:cubicBezTo>
                                <a:lnTo>
                                  <a:pt x="623691" y="185848"/>
                                </a:lnTo>
                                <a:cubicBezTo>
                                  <a:pt x="623691" y="206375"/>
                                  <a:pt x="607049" y="223017"/>
                                  <a:pt x="586522" y="223017"/>
                                </a:cubicBezTo>
                                <a:lnTo>
                                  <a:pt x="37170" y="223017"/>
                                </a:lnTo>
                                <a:cubicBezTo>
                                  <a:pt x="16642" y="223017"/>
                                  <a:pt x="0" y="206375"/>
                                  <a:pt x="0" y="185848"/>
                                </a:cubicBezTo>
                                <a:lnTo>
                                  <a:pt x="0" y="37170"/>
                                </a:lnTo>
                                <a:cubicBezTo>
                                  <a:pt x="0" y="16642"/>
                                  <a:pt x="16642" y="0"/>
                                  <a:pt x="37170"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31" name="Shape 931"/>
                        <wps:cNvSpPr/>
                        <wps:spPr>
                          <a:xfrm>
                            <a:off x="721025" y="919472"/>
                            <a:ext cx="623691" cy="223017"/>
                          </a:xfrm>
                          <a:custGeom>
                            <a:avLst/>
                            <a:gdLst/>
                            <a:ahLst/>
                            <a:cxnLst/>
                            <a:rect l="0" t="0" r="0" b="0"/>
                            <a:pathLst>
                              <a:path w="623691" h="223017">
                                <a:moveTo>
                                  <a:pt x="0" y="37170"/>
                                </a:moveTo>
                                <a:cubicBezTo>
                                  <a:pt x="0" y="16642"/>
                                  <a:pt x="16642" y="0"/>
                                  <a:pt x="37170" y="0"/>
                                </a:cubicBezTo>
                                <a:lnTo>
                                  <a:pt x="586522" y="0"/>
                                </a:lnTo>
                                <a:cubicBezTo>
                                  <a:pt x="607049" y="0"/>
                                  <a:pt x="623691" y="16642"/>
                                  <a:pt x="623691" y="37170"/>
                                </a:cubicBezTo>
                                <a:lnTo>
                                  <a:pt x="623691" y="185848"/>
                                </a:lnTo>
                                <a:cubicBezTo>
                                  <a:pt x="623691" y="206375"/>
                                  <a:pt x="607049" y="223017"/>
                                  <a:pt x="586522" y="223017"/>
                                </a:cubicBezTo>
                                <a:lnTo>
                                  <a:pt x="37170"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32" name="Shape 932"/>
                        <wps:cNvSpPr/>
                        <wps:spPr>
                          <a:xfrm>
                            <a:off x="1347866" y="919472"/>
                            <a:ext cx="623691" cy="223017"/>
                          </a:xfrm>
                          <a:custGeom>
                            <a:avLst/>
                            <a:gdLst/>
                            <a:ahLst/>
                            <a:cxnLst/>
                            <a:rect l="0" t="0" r="0" b="0"/>
                            <a:pathLst>
                              <a:path w="623691" h="223017">
                                <a:moveTo>
                                  <a:pt x="37169" y="0"/>
                                </a:moveTo>
                                <a:lnTo>
                                  <a:pt x="586522" y="0"/>
                                </a:lnTo>
                                <a:cubicBezTo>
                                  <a:pt x="607049" y="0"/>
                                  <a:pt x="623691" y="16642"/>
                                  <a:pt x="623691" y="37170"/>
                                </a:cubicBezTo>
                                <a:lnTo>
                                  <a:pt x="623691" y="185848"/>
                                </a:lnTo>
                                <a:cubicBezTo>
                                  <a:pt x="623691" y="206375"/>
                                  <a:pt x="607049" y="223017"/>
                                  <a:pt x="586522" y="223017"/>
                                </a:cubicBezTo>
                                <a:lnTo>
                                  <a:pt x="37169" y="223017"/>
                                </a:lnTo>
                                <a:cubicBezTo>
                                  <a:pt x="16642" y="223017"/>
                                  <a:pt x="0" y="206375"/>
                                  <a:pt x="0" y="185848"/>
                                </a:cubicBezTo>
                                <a:lnTo>
                                  <a:pt x="0" y="37170"/>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33" name="Shape 933"/>
                        <wps:cNvSpPr/>
                        <wps:spPr>
                          <a:xfrm>
                            <a:off x="1347866" y="919472"/>
                            <a:ext cx="623691" cy="223017"/>
                          </a:xfrm>
                          <a:custGeom>
                            <a:avLst/>
                            <a:gdLst/>
                            <a:ahLst/>
                            <a:cxnLst/>
                            <a:rect l="0" t="0" r="0" b="0"/>
                            <a:pathLst>
                              <a:path w="623691" h="223017">
                                <a:moveTo>
                                  <a:pt x="0" y="37170"/>
                                </a:moveTo>
                                <a:cubicBezTo>
                                  <a:pt x="0" y="16642"/>
                                  <a:pt x="16642" y="0"/>
                                  <a:pt x="37169" y="0"/>
                                </a:cubicBezTo>
                                <a:lnTo>
                                  <a:pt x="586522" y="0"/>
                                </a:lnTo>
                                <a:cubicBezTo>
                                  <a:pt x="607049" y="0"/>
                                  <a:pt x="623691" y="16642"/>
                                  <a:pt x="623691" y="37170"/>
                                </a:cubicBezTo>
                                <a:lnTo>
                                  <a:pt x="623691" y="185848"/>
                                </a:lnTo>
                                <a:cubicBezTo>
                                  <a:pt x="623691" y="206375"/>
                                  <a:pt x="607049" y="223017"/>
                                  <a:pt x="586522"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34" name="Rectangle 934"/>
                        <wps:cNvSpPr/>
                        <wps:spPr>
                          <a:xfrm>
                            <a:off x="561375" y="222912"/>
                            <a:ext cx="416263" cy="128015"/>
                          </a:xfrm>
                          <a:prstGeom prst="rect">
                            <a:avLst/>
                          </a:prstGeom>
                          <a:ln>
                            <a:noFill/>
                          </a:ln>
                        </wps:spPr>
                        <wps:txbx>
                          <w:txbxContent>
                            <w:p w14:paraId="0781767D" w14:textId="77777777" w:rsidR="008D08FB" w:rsidRDefault="008D08FB">
                              <w:pPr>
                                <w:spacing w:after="160" w:line="259" w:lineRule="auto"/>
                                <w:ind w:left="0" w:firstLine="0"/>
                                <w:jc w:val="left"/>
                              </w:pPr>
                              <w:r>
                                <w:rPr>
                                  <w:rFonts w:ascii="Calibri" w:eastAsia="Calibri" w:hAnsi="Calibri" w:cs="Calibri"/>
                                  <w:b/>
                                  <w:color w:val="5B9BD5"/>
                                  <w:sz w:val="15"/>
                                </w:rPr>
                                <w:t>Training</w:t>
                              </w:r>
                            </w:p>
                          </w:txbxContent>
                        </wps:txbx>
                        <wps:bodyPr horzOverflow="overflow" vert="horz" lIns="0" tIns="0" rIns="0" bIns="0" rtlCol="0">
                          <a:noAutofit/>
                        </wps:bodyPr>
                      </wps:wsp>
                      <wps:wsp>
                        <wps:cNvPr id="935" name="Rectangle 935"/>
                        <wps:cNvSpPr/>
                        <wps:spPr>
                          <a:xfrm>
                            <a:off x="1455857" y="222912"/>
                            <a:ext cx="529755" cy="128015"/>
                          </a:xfrm>
                          <a:prstGeom prst="rect">
                            <a:avLst/>
                          </a:prstGeom>
                          <a:ln>
                            <a:noFill/>
                          </a:ln>
                        </wps:spPr>
                        <wps:txbx>
                          <w:txbxContent>
                            <w:p w14:paraId="21A8FE09" w14:textId="77777777" w:rsidR="008D08FB" w:rsidRDefault="008D08FB">
                              <w:pPr>
                                <w:spacing w:after="160" w:line="259" w:lineRule="auto"/>
                                <w:ind w:left="0" w:firstLine="0"/>
                                <w:jc w:val="left"/>
                              </w:pPr>
                              <w:r>
                                <w:rPr>
                                  <w:rFonts w:ascii="Calibri" w:eastAsia="Calibri" w:hAnsi="Calibri" w:cs="Calibri"/>
                                  <w:b/>
                                  <w:color w:val="FFC000"/>
                                  <w:sz w:val="15"/>
                                </w:rPr>
                                <w:t>Validation</w:t>
                              </w:r>
                            </w:p>
                          </w:txbxContent>
                        </wps:txbx>
                        <wps:bodyPr horzOverflow="overflow" vert="horz" lIns="0" tIns="0" rIns="0" bIns="0" rtlCol="0">
                          <a:noAutofit/>
                        </wps:bodyPr>
                      </wps:wsp>
                      <wps:wsp>
                        <wps:cNvPr id="936" name="Shape 936"/>
                        <wps:cNvSpPr/>
                        <wps:spPr>
                          <a:xfrm>
                            <a:off x="2988993" y="383980"/>
                            <a:ext cx="415164" cy="223017"/>
                          </a:xfrm>
                          <a:custGeom>
                            <a:avLst/>
                            <a:gdLst/>
                            <a:ahLst/>
                            <a:cxnLst/>
                            <a:rect l="0" t="0" r="0" b="0"/>
                            <a:pathLst>
                              <a:path w="415164" h="223017">
                                <a:moveTo>
                                  <a:pt x="37169" y="0"/>
                                </a:moveTo>
                                <a:lnTo>
                                  <a:pt x="377995" y="0"/>
                                </a:lnTo>
                                <a:cubicBezTo>
                                  <a:pt x="398522" y="0"/>
                                  <a:pt x="415164" y="16642"/>
                                  <a:pt x="415164" y="37169"/>
                                </a:cubicBezTo>
                                <a:lnTo>
                                  <a:pt x="415164" y="185847"/>
                                </a:lnTo>
                                <a:cubicBezTo>
                                  <a:pt x="415164" y="206374"/>
                                  <a:pt x="398522" y="223017"/>
                                  <a:pt x="377995" y="223017"/>
                                </a:cubicBezTo>
                                <a:lnTo>
                                  <a:pt x="37169" y="223017"/>
                                </a:lnTo>
                                <a:cubicBezTo>
                                  <a:pt x="16642" y="223017"/>
                                  <a:pt x="0" y="206374"/>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37" name="Shape 937"/>
                        <wps:cNvSpPr/>
                        <wps:spPr>
                          <a:xfrm>
                            <a:off x="2988993" y="383980"/>
                            <a:ext cx="415164" cy="223017"/>
                          </a:xfrm>
                          <a:custGeom>
                            <a:avLst/>
                            <a:gdLst/>
                            <a:ahLst/>
                            <a:cxnLst/>
                            <a:rect l="0" t="0" r="0" b="0"/>
                            <a:pathLst>
                              <a:path w="415164" h="223017">
                                <a:moveTo>
                                  <a:pt x="0" y="37169"/>
                                </a:moveTo>
                                <a:cubicBezTo>
                                  <a:pt x="0" y="16642"/>
                                  <a:pt x="16642" y="0"/>
                                  <a:pt x="37169" y="0"/>
                                </a:cubicBezTo>
                                <a:lnTo>
                                  <a:pt x="377995" y="0"/>
                                </a:lnTo>
                                <a:cubicBezTo>
                                  <a:pt x="398522" y="0"/>
                                  <a:pt x="415164" y="16642"/>
                                  <a:pt x="415164" y="37169"/>
                                </a:cubicBezTo>
                                <a:lnTo>
                                  <a:pt x="415164" y="185847"/>
                                </a:lnTo>
                                <a:cubicBezTo>
                                  <a:pt x="415164" y="206374"/>
                                  <a:pt x="398522" y="223017"/>
                                  <a:pt x="377995" y="223017"/>
                                </a:cubicBezTo>
                                <a:lnTo>
                                  <a:pt x="37169" y="223017"/>
                                </a:lnTo>
                                <a:cubicBezTo>
                                  <a:pt x="16642" y="223017"/>
                                  <a:pt x="0" y="206374"/>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38" name="Shape 938"/>
                        <wps:cNvSpPr/>
                        <wps:spPr>
                          <a:xfrm>
                            <a:off x="4248976" y="383980"/>
                            <a:ext cx="623691" cy="223017"/>
                          </a:xfrm>
                          <a:custGeom>
                            <a:avLst/>
                            <a:gdLst/>
                            <a:ahLst/>
                            <a:cxnLst/>
                            <a:rect l="0" t="0" r="0" b="0"/>
                            <a:pathLst>
                              <a:path w="623691" h="223017">
                                <a:moveTo>
                                  <a:pt x="37170" y="0"/>
                                </a:moveTo>
                                <a:lnTo>
                                  <a:pt x="586522" y="0"/>
                                </a:lnTo>
                                <a:cubicBezTo>
                                  <a:pt x="607049" y="0"/>
                                  <a:pt x="623691" y="16642"/>
                                  <a:pt x="623691" y="37169"/>
                                </a:cubicBezTo>
                                <a:lnTo>
                                  <a:pt x="623691" y="185847"/>
                                </a:lnTo>
                                <a:cubicBezTo>
                                  <a:pt x="623691" y="206374"/>
                                  <a:pt x="607049" y="223017"/>
                                  <a:pt x="586522" y="223017"/>
                                </a:cubicBezTo>
                                <a:lnTo>
                                  <a:pt x="37170" y="223017"/>
                                </a:lnTo>
                                <a:cubicBezTo>
                                  <a:pt x="16642" y="223017"/>
                                  <a:pt x="0" y="206374"/>
                                  <a:pt x="0" y="185847"/>
                                </a:cubicBezTo>
                                <a:lnTo>
                                  <a:pt x="0" y="37169"/>
                                </a:lnTo>
                                <a:cubicBezTo>
                                  <a:pt x="0" y="16642"/>
                                  <a:pt x="16642" y="0"/>
                                  <a:pt x="37170"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39" name="Shape 939"/>
                        <wps:cNvSpPr/>
                        <wps:spPr>
                          <a:xfrm>
                            <a:off x="4248976" y="383980"/>
                            <a:ext cx="623691" cy="223017"/>
                          </a:xfrm>
                          <a:custGeom>
                            <a:avLst/>
                            <a:gdLst/>
                            <a:ahLst/>
                            <a:cxnLst/>
                            <a:rect l="0" t="0" r="0" b="0"/>
                            <a:pathLst>
                              <a:path w="623691" h="223017">
                                <a:moveTo>
                                  <a:pt x="0" y="37169"/>
                                </a:moveTo>
                                <a:cubicBezTo>
                                  <a:pt x="0" y="16642"/>
                                  <a:pt x="16642" y="0"/>
                                  <a:pt x="37170" y="0"/>
                                </a:cubicBezTo>
                                <a:lnTo>
                                  <a:pt x="586522" y="0"/>
                                </a:lnTo>
                                <a:cubicBezTo>
                                  <a:pt x="607049" y="0"/>
                                  <a:pt x="623691" y="16642"/>
                                  <a:pt x="623691" y="37169"/>
                                </a:cubicBezTo>
                                <a:lnTo>
                                  <a:pt x="623691" y="185847"/>
                                </a:lnTo>
                                <a:cubicBezTo>
                                  <a:pt x="623691" y="206374"/>
                                  <a:pt x="607049" y="223017"/>
                                  <a:pt x="586522" y="223017"/>
                                </a:cubicBezTo>
                                <a:lnTo>
                                  <a:pt x="37170" y="223017"/>
                                </a:lnTo>
                                <a:cubicBezTo>
                                  <a:pt x="16642" y="223017"/>
                                  <a:pt x="0" y="206374"/>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40" name="Shape 940"/>
                        <wps:cNvSpPr/>
                        <wps:spPr>
                          <a:xfrm>
                            <a:off x="4248976" y="651726"/>
                            <a:ext cx="623691" cy="223017"/>
                          </a:xfrm>
                          <a:custGeom>
                            <a:avLst/>
                            <a:gdLst/>
                            <a:ahLst/>
                            <a:cxnLst/>
                            <a:rect l="0" t="0" r="0" b="0"/>
                            <a:pathLst>
                              <a:path w="623691" h="223017">
                                <a:moveTo>
                                  <a:pt x="37170" y="0"/>
                                </a:moveTo>
                                <a:lnTo>
                                  <a:pt x="586522" y="0"/>
                                </a:lnTo>
                                <a:cubicBezTo>
                                  <a:pt x="607049" y="0"/>
                                  <a:pt x="623691" y="16642"/>
                                  <a:pt x="623691" y="37169"/>
                                </a:cubicBezTo>
                                <a:lnTo>
                                  <a:pt x="623691" y="185847"/>
                                </a:lnTo>
                                <a:cubicBezTo>
                                  <a:pt x="623691" y="206375"/>
                                  <a:pt x="607049" y="223017"/>
                                  <a:pt x="586522" y="223017"/>
                                </a:cubicBezTo>
                                <a:lnTo>
                                  <a:pt x="37170" y="223017"/>
                                </a:lnTo>
                                <a:cubicBezTo>
                                  <a:pt x="16642" y="223017"/>
                                  <a:pt x="0" y="206375"/>
                                  <a:pt x="0" y="185847"/>
                                </a:cubicBezTo>
                                <a:lnTo>
                                  <a:pt x="0" y="37169"/>
                                </a:lnTo>
                                <a:cubicBezTo>
                                  <a:pt x="0" y="16642"/>
                                  <a:pt x="16642" y="0"/>
                                  <a:pt x="37170"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41" name="Shape 941"/>
                        <wps:cNvSpPr/>
                        <wps:spPr>
                          <a:xfrm>
                            <a:off x="4248976" y="651726"/>
                            <a:ext cx="623691" cy="223017"/>
                          </a:xfrm>
                          <a:custGeom>
                            <a:avLst/>
                            <a:gdLst/>
                            <a:ahLst/>
                            <a:cxnLst/>
                            <a:rect l="0" t="0" r="0" b="0"/>
                            <a:pathLst>
                              <a:path w="623691" h="223017">
                                <a:moveTo>
                                  <a:pt x="0" y="37169"/>
                                </a:moveTo>
                                <a:cubicBezTo>
                                  <a:pt x="0" y="16642"/>
                                  <a:pt x="16642" y="0"/>
                                  <a:pt x="37170" y="0"/>
                                </a:cubicBezTo>
                                <a:lnTo>
                                  <a:pt x="586522" y="0"/>
                                </a:lnTo>
                                <a:cubicBezTo>
                                  <a:pt x="607049" y="0"/>
                                  <a:pt x="623691" y="16642"/>
                                  <a:pt x="623691" y="37169"/>
                                </a:cubicBezTo>
                                <a:lnTo>
                                  <a:pt x="623691" y="185847"/>
                                </a:lnTo>
                                <a:cubicBezTo>
                                  <a:pt x="623691" y="206375"/>
                                  <a:pt x="607049" y="223017"/>
                                  <a:pt x="586522" y="223017"/>
                                </a:cubicBezTo>
                                <a:lnTo>
                                  <a:pt x="37170" y="223017"/>
                                </a:lnTo>
                                <a:cubicBezTo>
                                  <a:pt x="16642" y="223017"/>
                                  <a:pt x="0" y="206375"/>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42" name="Shape 942"/>
                        <wps:cNvSpPr/>
                        <wps:spPr>
                          <a:xfrm>
                            <a:off x="4252126" y="919472"/>
                            <a:ext cx="623691" cy="223017"/>
                          </a:xfrm>
                          <a:custGeom>
                            <a:avLst/>
                            <a:gdLst/>
                            <a:ahLst/>
                            <a:cxnLst/>
                            <a:rect l="0" t="0" r="0" b="0"/>
                            <a:pathLst>
                              <a:path w="623691" h="223017">
                                <a:moveTo>
                                  <a:pt x="37169" y="0"/>
                                </a:moveTo>
                                <a:lnTo>
                                  <a:pt x="586522" y="0"/>
                                </a:lnTo>
                                <a:cubicBezTo>
                                  <a:pt x="607049" y="0"/>
                                  <a:pt x="623691" y="16642"/>
                                  <a:pt x="623691" y="37170"/>
                                </a:cubicBezTo>
                                <a:lnTo>
                                  <a:pt x="623691" y="185848"/>
                                </a:lnTo>
                                <a:cubicBezTo>
                                  <a:pt x="623691" y="206375"/>
                                  <a:pt x="607049" y="223017"/>
                                  <a:pt x="586522" y="223017"/>
                                </a:cubicBezTo>
                                <a:lnTo>
                                  <a:pt x="37169" y="223017"/>
                                </a:lnTo>
                                <a:cubicBezTo>
                                  <a:pt x="16642" y="223017"/>
                                  <a:pt x="0" y="206375"/>
                                  <a:pt x="0" y="185848"/>
                                </a:cubicBezTo>
                                <a:lnTo>
                                  <a:pt x="0" y="37170"/>
                                </a:lnTo>
                                <a:cubicBezTo>
                                  <a:pt x="0" y="16642"/>
                                  <a:pt x="16642" y="0"/>
                                  <a:pt x="37169"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43" name="Shape 943"/>
                        <wps:cNvSpPr/>
                        <wps:spPr>
                          <a:xfrm>
                            <a:off x="4252126" y="919472"/>
                            <a:ext cx="623691" cy="223017"/>
                          </a:xfrm>
                          <a:custGeom>
                            <a:avLst/>
                            <a:gdLst/>
                            <a:ahLst/>
                            <a:cxnLst/>
                            <a:rect l="0" t="0" r="0" b="0"/>
                            <a:pathLst>
                              <a:path w="623691" h="223017">
                                <a:moveTo>
                                  <a:pt x="0" y="37170"/>
                                </a:moveTo>
                                <a:cubicBezTo>
                                  <a:pt x="0" y="16642"/>
                                  <a:pt x="16642" y="0"/>
                                  <a:pt x="37169" y="0"/>
                                </a:cubicBezTo>
                                <a:lnTo>
                                  <a:pt x="586522" y="0"/>
                                </a:lnTo>
                                <a:cubicBezTo>
                                  <a:pt x="607049" y="0"/>
                                  <a:pt x="623691" y="16642"/>
                                  <a:pt x="623691" y="37170"/>
                                </a:cubicBezTo>
                                <a:lnTo>
                                  <a:pt x="623691" y="185848"/>
                                </a:lnTo>
                                <a:cubicBezTo>
                                  <a:pt x="623691" y="206375"/>
                                  <a:pt x="607049" y="223017"/>
                                  <a:pt x="586522"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44" name="Shape 944"/>
                        <wps:cNvSpPr/>
                        <wps:spPr>
                          <a:xfrm>
                            <a:off x="3404788" y="383980"/>
                            <a:ext cx="425874" cy="223017"/>
                          </a:xfrm>
                          <a:custGeom>
                            <a:avLst/>
                            <a:gdLst/>
                            <a:ahLst/>
                            <a:cxnLst/>
                            <a:rect l="0" t="0" r="0" b="0"/>
                            <a:pathLst>
                              <a:path w="425874" h="223017">
                                <a:moveTo>
                                  <a:pt x="37169" y="0"/>
                                </a:moveTo>
                                <a:lnTo>
                                  <a:pt x="388705" y="0"/>
                                </a:lnTo>
                                <a:cubicBezTo>
                                  <a:pt x="409232" y="0"/>
                                  <a:pt x="425874" y="16642"/>
                                  <a:pt x="425874" y="37169"/>
                                </a:cubicBezTo>
                                <a:lnTo>
                                  <a:pt x="425874" y="185847"/>
                                </a:lnTo>
                                <a:cubicBezTo>
                                  <a:pt x="425874" y="206374"/>
                                  <a:pt x="409232" y="223017"/>
                                  <a:pt x="388705" y="223017"/>
                                </a:cubicBezTo>
                                <a:lnTo>
                                  <a:pt x="37169" y="223017"/>
                                </a:lnTo>
                                <a:cubicBezTo>
                                  <a:pt x="16642" y="223017"/>
                                  <a:pt x="0" y="206374"/>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45" name="Shape 945"/>
                        <wps:cNvSpPr/>
                        <wps:spPr>
                          <a:xfrm>
                            <a:off x="3404788" y="383980"/>
                            <a:ext cx="425874" cy="223017"/>
                          </a:xfrm>
                          <a:custGeom>
                            <a:avLst/>
                            <a:gdLst/>
                            <a:ahLst/>
                            <a:cxnLst/>
                            <a:rect l="0" t="0" r="0" b="0"/>
                            <a:pathLst>
                              <a:path w="425874" h="223017">
                                <a:moveTo>
                                  <a:pt x="0" y="37169"/>
                                </a:moveTo>
                                <a:cubicBezTo>
                                  <a:pt x="0" y="16642"/>
                                  <a:pt x="16642" y="0"/>
                                  <a:pt x="37169" y="0"/>
                                </a:cubicBezTo>
                                <a:lnTo>
                                  <a:pt x="388705" y="0"/>
                                </a:lnTo>
                                <a:cubicBezTo>
                                  <a:pt x="409232" y="0"/>
                                  <a:pt x="425874" y="16642"/>
                                  <a:pt x="425874" y="37169"/>
                                </a:cubicBezTo>
                                <a:lnTo>
                                  <a:pt x="425874" y="185847"/>
                                </a:lnTo>
                                <a:cubicBezTo>
                                  <a:pt x="425874" y="206374"/>
                                  <a:pt x="409232" y="223017"/>
                                  <a:pt x="388705" y="223017"/>
                                </a:cubicBezTo>
                                <a:lnTo>
                                  <a:pt x="37169" y="223017"/>
                                </a:lnTo>
                                <a:cubicBezTo>
                                  <a:pt x="16642" y="223017"/>
                                  <a:pt x="0" y="206374"/>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46" name="Shape 946"/>
                        <wps:cNvSpPr/>
                        <wps:spPr>
                          <a:xfrm>
                            <a:off x="3830662" y="383980"/>
                            <a:ext cx="415164" cy="223017"/>
                          </a:xfrm>
                          <a:custGeom>
                            <a:avLst/>
                            <a:gdLst/>
                            <a:ahLst/>
                            <a:cxnLst/>
                            <a:rect l="0" t="0" r="0" b="0"/>
                            <a:pathLst>
                              <a:path w="415164" h="223017">
                                <a:moveTo>
                                  <a:pt x="37169" y="0"/>
                                </a:moveTo>
                                <a:lnTo>
                                  <a:pt x="377995" y="0"/>
                                </a:lnTo>
                                <a:cubicBezTo>
                                  <a:pt x="398522" y="0"/>
                                  <a:pt x="415164" y="16642"/>
                                  <a:pt x="415164" y="37169"/>
                                </a:cubicBezTo>
                                <a:lnTo>
                                  <a:pt x="415164" y="185847"/>
                                </a:lnTo>
                                <a:cubicBezTo>
                                  <a:pt x="415164" y="206374"/>
                                  <a:pt x="398522" y="223017"/>
                                  <a:pt x="377995" y="223017"/>
                                </a:cubicBezTo>
                                <a:lnTo>
                                  <a:pt x="37169" y="223017"/>
                                </a:lnTo>
                                <a:cubicBezTo>
                                  <a:pt x="16642" y="223017"/>
                                  <a:pt x="0" y="206374"/>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s:wsp>
                        <wps:cNvPr id="947" name="Shape 947"/>
                        <wps:cNvSpPr/>
                        <wps:spPr>
                          <a:xfrm>
                            <a:off x="3830662" y="383980"/>
                            <a:ext cx="415164" cy="223017"/>
                          </a:xfrm>
                          <a:custGeom>
                            <a:avLst/>
                            <a:gdLst/>
                            <a:ahLst/>
                            <a:cxnLst/>
                            <a:rect l="0" t="0" r="0" b="0"/>
                            <a:pathLst>
                              <a:path w="415164" h="223017">
                                <a:moveTo>
                                  <a:pt x="0" y="37169"/>
                                </a:moveTo>
                                <a:cubicBezTo>
                                  <a:pt x="0" y="16642"/>
                                  <a:pt x="16642" y="0"/>
                                  <a:pt x="37169" y="0"/>
                                </a:cubicBezTo>
                                <a:lnTo>
                                  <a:pt x="377995" y="0"/>
                                </a:lnTo>
                                <a:cubicBezTo>
                                  <a:pt x="398522" y="0"/>
                                  <a:pt x="415164" y="16642"/>
                                  <a:pt x="415164" y="37169"/>
                                </a:cubicBezTo>
                                <a:lnTo>
                                  <a:pt x="415164" y="185847"/>
                                </a:lnTo>
                                <a:cubicBezTo>
                                  <a:pt x="415164" y="206374"/>
                                  <a:pt x="398522" y="223017"/>
                                  <a:pt x="377995" y="223017"/>
                                </a:cubicBezTo>
                                <a:lnTo>
                                  <a:pt x="37169" y="223017"/>
                                </a:lnTo>
                                <a:cubicBezTo>
                                  <a:pt x="16642" y="223017"/>
                                  <a:pt x="0" y="206374"/>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48" name="Shape 948"/>
                        <wps:cNvSpPr/>
                        <wps:spPr>
                          <a:xfrm>
                            <a:off x="2987733" y="651726"/>
                            <a:ext cx="415165" cy="223017"/>
                          </a:xfrm>
                          <a:custGeom>
                            <a:avLst/>
                            <a:gdLst/>
                            <a:ahLst/>
                            <a:cxnLst/>
                            <a:rect l="0" t="0" r="0" b="0"/>
                            <a:pathLst>
                              <a:path w="415165" h="223017">
                                <a:moveTo>
                                  <a:pt x="37169" y="0"/>
                                </a:moveTo>
                                <a:lnTo>
                                  <a:pt x="377995" y="0"/>
                                </a:lnTo>
                                <a:cubicBezTo>
                                  <a:pt x="398522" y="0"/>
                                  <a:pt x="415165" y="16642"/>
                                  <a:pt x="415165" y="37169"/>
                                </a:cubicBezTo>
                                <a:lnTo>
                                  <a:pt x="415165" y="185847"/>
                                </a:lnTo>
                                <a:cubicBezTo>
                                  <a:pt x="415165" y="206375"/>
                                  <a:pt x="398522" y="223017"/>
                                  <a:pt x="377995" y="223017"/>
                                </a:cubicBezTo>
                                <a:lnTo>
                                  <a:pt x="37169" y="223017"/>
                                </a:lnTo>
                                <a:cubicBezTo>
                                  <a:pt x="16642" y="223017"/>
                                  <a:pt x="0" y="206375"/>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s:wsp>
                        <wps:cNvPr id="949" name="Shape 949"/>
                        <wps:cNvSpPr/>
                        <wps:spPr>
                          <a:xfrm>
                            <a:off x="2987733" y="651726"/>
                            <a:ext cx="415165" cy="223017"/>
                          </a:xfrm>
                          <a:custGeom>
                            <a:avLst/>
                            <a:gdLst/>
                            <a:ahLst/>
                            <a:cxnLst/>
                            <a:rect l="0" t="0" r="0" b="0"/>
                            <a:pathLst>
                              <a:path w="415165" h="223017">
                                <a:moveTo>
                                  <a:pt x="0" y="37169"/>
                                </a:moveTo>
                                <a:cubicBezTo>
                                  <a:pt x="0" y="16642"/>
                                  <a:pt x="16642" y="0"/>
                                  <a:pt x="37169" y="0"/>
                                </a:cubicBezTo>
                                <a:lnTo>
                                  <a:pt x="377995" y="0"/>
                                </a:lnTo>
                                <a:cubicBezTo>
                                  <a:pt x="398522" y="0"/>
                                  <a:pt x="415165" y="16642"/>
                                  <a:pt x="415165" y="37169"/>
                                </a:cubicBezTo>
                                <a:lnTo>
                                  <a:pt x="415165" y="185847"/>
                                </a:lnTo>
                                <a:cubicBezTo>
                                  <a:pt x="415165" y="206375"/>
                                  <a:pt x="398522" y="223017"/>
                                  <a:pt x="377995" y="223017"/>
                                </a:cubicBezTo>
                                <a:lnTo>
                                  <a:pt x="37169" y="223017"/>
                                </a:lnTo>
                                <a:cubicBezTo>
                                  <a:pt x="16642" y="223017"/>
                                  <a:pt x="0" y="206375"/>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50" name="Shape 950"/>
                        <wps:cNvSpPr/>
                        <wps:spPr>
                          <a:xfrm>
                            <a:off x="3404157" y="651726"/>
                            <a:ext cx="425244" cy="223017"/>
                          </a:xfrm>
                          <a:custGeom>
                            <a:avLst/>
                            <a:gdLst/>
                            <a:ahLst/>
                            <a:cxnLst/>
                            <a:rect l="0" t="0" r="0" b="0"/>
                            <a:pathLst>
                              <a:path w="425244" h="223017">
                                <a:moveTo>
                                  <a:pt x="37170" y="0"/>
                                </a:moveTo>
                                <a:lnTo>
                                  <a:pt x="388075" y="0"/>
                                </a:lnTo>
                                <a:cubicBezTo>
                                  <a:pt x="408602" y="0"/>
                                  <a:pt x="425244" y="16642"/>
                                  <a:pt x="425244" y="37169"/>
                                </a:cubicBezTo>
                                <a:lnTo>
                                  <a:pt x="425244" y="185847"/>
                                </a:lnTo>
                                <a:cubicBezTo>
                                  <a:pt x="425244" y="206375"/>
                                  <a:pt x="408602" y="223017"/>
                                  <a:pt x="388075" y="223017"/>
                                </a:cubicBezTo>
                                <a:lnTo>
                                  <a:pt x="37170" y="223017"/>
                                </a:lnTo>
                                <a:cubicBezTo>
                                  <a:pt x="16642" y="223017"/>
                                  <a:pt x="0" y="206375"/>
                                  <a:pt x="0" y="185847"/>
                                </a:cubicBezTo>
                                <a:lnTo>
                                  <a:pt x="0" y="37169"/>
                                </a:lnTo>
                                <a:cubicBezTo>
                                  <a:pt x="0" y="16642"/>
                                  <a:pt x="16642" y="0"/>
                                  <a:pt x="37170"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51" name="Shape 951"/>
                        <wps:cNvSpPr/>
                        <wps:spPr>
                          <a:xfrm>
                            <a:off x="3404157" y="651726"/>
                            <a:ext cx="425244" cy="223017"/>
                          </a:xfrm>
                          <a:custGeom>
                            <a:avLst/>
                            <a:gdLst/>
                            <a:ahLst/>
                            <a:cxnLst/>
                            <a:rect l="0" t="0" r="0" b="0"/>
                            <a:pathLst>
                              <a:path w="425244" h="223017">
                                <a:moveTo>
                                  <a:pt x="0" y="37169"/>
                                </a:moveTo>
                                <a:cubicBezTo>
                                  <a:pt x="0" y="16642"/>
                                  <a:pt x="16642" y="0"/>
                                  <a:pt x="37170" y="0"/>
                                </a:cubicBezTo>
                                <a:lnTo>
                                  <a:pt x="388075" y="0"/>
                                </a:lnTo>
                                <a:cubicBezTo>
                                  <a:pt x="408602" y="0"/>
                                  <a:pt x="425244" y="16642"/>
                                  <a:pt x="425244" y="37169"/>
                                </a:cubicBezTo>
                                <a:lnTo>
                                  <a:pt x="425244" y="185847"/>
                                </a:lnTo>
                                <a:cubicBezTo>
                                  <a:pt x="425244" y="206375"/>
                                  <a:pt x="408602" y="223017"/>
                                  <a:pt x="388075" y="223017"/>
                                </a:cubicBezTo>
                                <a:lnTo>
                                  <a:pt x="37170" y="223017"/>
                                </a:lnTo>
                                <a:cubicBezTo>
                                  <a:pt x="16642" y="223017"/>
                                  <a:pt x="0" y="206375"/>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52" name="Shape 952"/>
                        <wps:cNvSpPr/>
                        <wps:spPr>
                          <a:xfrm>
                            <a:off x="3829402" y="651726"/>
                            <a:ext cx="415164" cy="223017"/>
                          </a:xfrm>
                          <a:custGeom>
                            <a:avLst/>
                            <a:gdLst/>
                            <a:ahLst/>
                            <a:cxnLst/>
                            <a:rect l="0" t="0" r="0" b="0"/>
                            <a:pathLst>
                              <a:path w="415164" h="223017">
                                <a:moveTo>
                                  <a:pt x="37169" y="0"/>
                                </a:moveTo>
                                <a:lnTo>
                                  <a:pt x="377995" y="0"/>
                                </a:lnTo>
                                <a:cubicBezTo>
                                  <a:pt x="398522" y="0"/>
                                  <a:pt x="415164" y="16642"/>
                                  <a:pt x="415164" y="37169"/>
                                </a:cubicBezTo>
                                <a:lnTo>
                                  <a:pt x="415164" y="185847"/>
                                </a:lnTo>
                                <a:cubicBezTo>
                                  <a:pt x="415164" y="206375"/>
                                  <a:pt x="398522" y="223017"/>
                                  <a:pt x="377995" y="223017"/>
                                </a:cubicBezTo>
                                <a:lnTo>
                                  <a:pt x="37169" y="223017"/>
                                </a:lnTo>
                                <a:cubicBezTo>
                                  <a:pt x="16642" y="223017"/>
                                  <a:pt x="0" y="206375"/>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53" name="Shape 953"/>
                        <wps:cNvSpPr/>
                        <wps:spPr>
                          <a:xfrm>
                            <a:off x="3829402" y="651726"/>
                            <a:ext cx="415164" cy="223017"/>
                          </a:xfrm>
                          <a:custGeom>
                            <a:avLst/>
                            <a:gdLst/>
                            <a:ahLst/>
                            <a:cxnLst/>
                            <a:rect l="0" t="0" r="0" b="0"/>
                            <a:pathLst>
                              <a:path w="415164" h="223017">
                                <a:moveTo>
                                  <a:pt x="0" y="37169"/>
                                </a:moveTo>
                                <a:cubicBezTo>
                                  <a:pt x="0" y="16642"/>
                                  <a:pt x="16642" y="0"/>
                                  <a:pt x="37169" y="0"/>
                                </a:cubicBezTo>
                                <a:lnTo>
                                  <a:pt x="377995" y="0"/>
                                </a:lnTo>
                                <a:cubicBezTo>
                                  <a:pt x="398522" y="0"/>
                                  <a:pt x="415164" y="16642"/>
                                  <a:pt x="415164" y="37169"/>
                                </a:cubicBezTo>
                                <a:lnTo>
                                  <a:pt x="415164" y="185847"/>
                                </a:lnTo>
                                <a:cubicBezTo>
                                  <a:pt x="415164" y="206375"/>
                                  <a:pt x="398522" y="223017"/>
                                  <a:pt x="377995" y="223017"/>
                                </a:cubicBezTo>
                                <a:lnTo>
                                  <a:pt x="37169" y="223017"/>
                                </a:lnTo>
                                <a:cubicBezTo>
                                  <a:pt x="16642" y="223017"/>
                                  <a:pt x="0" y="206375"/>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54" name="Shape 954"/>
                        <wps:cNvSpPr/>
                        <wps:spPr>
                          <a:xfrm>
                            <a:off x="2992773" y="919472"/>
                            <a:ext cx="415164" cy="223017"/>
                          </a:xfrm>
                          <a:custGeom>
                            <a:avLst/>
                            <a:gdLst/>
                            <a:ahLst/>
                            <a:cxnLst/>
                            <a:rect l="0" t="0" r="0" b="0"/>
                            <a:pathLst>
                              <a:path w="415164" h="223017">
                                <a:moveTo>
                                  <a:pt x="37169" y="0"/>
                                </a:moveTo>
                                <a:lnTo>
                                  <a:pt x="377995" y="0"/>
                                </a:lnTo>
                                <a:cubicBezTo>
                                  <a:pt x="398522" y="0"/>
                                  <a:pt x="415164" y="16642"/>
                                  <a:pt x="415164" y="37170"/>
                                </a:cubicBezTo>
                                <a:lnTo>
                                  <a:pt x="415164" y="185848"/>
                                </a:lnTo>
                                <a:cubicBezTo>
                                  <a:pt x="415164" y="206375"/>
                                  <a:pt x="398522" y="223017"/>
                                  <a:pt x="377995" y="223017"/>
                                </a:cubicBezTo>
                                <a:lnTo>
                                  <a:pt x="37169" y="223017"/>
                                </a:lnTo>
                                <a:cubicBezTo>
                                  <a:pt x="16642" y="223017"/>
                                  <a:pt x="0" y="206375"/>
                                  <a:pt x="0" y="185848"/>
                                </a:cubicBezTo>
                                <a:lnTo>
                                  <a:pt x="0" y="37170"/>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55" name="Shape 955"/>
                        <wps:cNvSpPr/>
                        <wps:spPr>
                          <a:xfrm>
                            <a:off x="2992773" y="919472"/>
                            <a:ext cx="415164" cy="223017"/>
                          </a:xfrm>
                          <a:custGeom>
                            <a:avLst/>
                            <a:gdLst/>
                            <a:ahLst/>
                            <a:cxnLst/>
                            <a:rect l="0" t="0" r="0" b="0"/>
                            <a:pathLst>
                              <a:path w="415164" h="223017">
                                <a:moveTo>
                                  <a:pt x="0" y="37170"/>
                                </a:moveTo>
                                <a:cubicBezTo>
                                  <a:pt x="0" y="16642"/>
                                  <a:pt x="16642" y="0"/>
                                  <a:pt x="37169" y="0"/>
                                </a:cubicBezTo>
                                <a:lnTo>
                                  <a:pt x="377995" y="0"/>
                                </a:lnTo>
                                <a:cubicBezTo>
                                  <a:pt x="398522" y="0"/>
                                  <a:pt x="415164" y="16642"/>
                                  <a:pt x="415164" y="37170"/>
                                </a:cubicBezTo>
                                <a:lnTo>
                                  <a:pt x="415164" y="185848"/>
                                </a:lnTo>
                                <a:cubicBezTo>
                                  <a:pt x="415164" y="206375"/>
                                  <a:pt x="398522" y="223017"/>
                                  <a:pt x="377995"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56" name="Shape 956"/>
                        <wps:cNvSpPr/>
                        <wps:spPr>
                          <a:xfrm>
                            <a:off x="3409198" y="919472"/>
                            <a:ext cx="425244" cy="223017"/>
                          </a:xfrm>
                          <a:custGeom>
                            <a:avLst/>
                            <a:gdLst/>
                            <a:ahLst/>
                            <a:cxnLst/>
                            <a:rect l="0" t="0" r="0" b="0"/>
                            <a:pathLst>
                              <a:path w="425244" h="223017">
                                <a:moveTo>
                                  <a:pt x="37169" y="0"/>
                                </a:moveTo>
                                <a:lnTo>
                                  <a:pt x="388074" y="0"/>
                                </a:lnTo>
                                <a:cubicBezTo>
                                  <a:pt x="408601" y="0"/>
                                  <a:pt x="425244" y="16642"/>
                                  <a:pt x="425244" y="37170"/>
                                </a:cubicBezTo>
                                <a:lnTo>
                                  <a:pt x="425244" y="185848"/>
                                </a:lnTo>
                                <a:cubicBezTo>
                                  <a:pt x="425244" y="206375"/>
                                  <a:pt x="408601" y="223017"/>
                                  <a:pt x="388074" y="223017"/>
                                </a:cubicBezTo>
                                <a:lnTo>
                                  <a:pt x="37169" y="223017"/>
                                </a:lnTo>
                                <a:cubicBezTo>
                                  <a:pt x="16642" y="223017"/>
                                  <a:pt x="0" y="206375"/>
                                  <a:pt x="0" y="185848"/>
                                </a:cubicBezTo>
                                <a:lnTo>
                                  <a:pt x="0" y="37170"/>
                                </a:lnTo>
                                <a:cubicBezTo>
                                  <a:pt x="0" y="16642"/>
                                  <a:pt x="16642" y="0"/>
                                  <a:pt x="37169" y="0"/>
                                </a:cubicBez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s:wsp>
                        <wps:cNvPr id="957" name="Shape 957"/>
                        <wps:cNvSpPr/>
                        <wps:spPr>
                          <a:xfrm>
                            <a:off x="3409198" y="919472"/>
                            <a:ext cx="425244" cy="223017"/>
                          </a:xfrm>
                          <a:custGeom>
                            <a:avLst/>
                            <a:gdLst/>
                            <a:ahLst/>
                            <a:cxnLst/>
                            <a:rect l="0" t="0" r="0" b="0"/>
                            <a:pathLst>
                              <a:path w="425244" h="223017">
                                <a:moveTo>
                                  <a:pt x="0" y="37170"/>
                                </a:moveTo>
                                <a:cubicBezTo>
                                  <a:pt x="0" y="16642"/>
                                  <a:pt x="16642" y="0"/>
                                  <a:pt x="37169" y="0"/>
                                </a:cubicBezTo>
                                <a:lnTo>
                                  <a:pt x="388074" y="0"/>
                                </a:lnTo>
                                <a:cubicBezTo>
                                  <a:pt x="408601" y="0"/>
                                  <a:pt x="425244" y="16642"/>
                                  <a:pt x="425244" y="37170"/>
                                </a:cubicBezTo>
                                <a:lnTo>
                                  <a:pt x="425244" y="185848"/>
                                </a:lnTo>
                                <a:cubicBezTo>
                                  <a:pt x="425244" y="206375"/>
                                  <a:pt x="408601" y="223017"/>
                                  <a:pt x="388074"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58" name="Shape 958"/>
                        <wps:cNvSpPr/>
                        <wps:spPr>
                          <a:xfrm>
                            <a:off x="3834442" y="919472"/>
                            <a:ext cx="415164" cy="223017"/>
                          </a:xfrm>
                          <a:custGeom>
                            <a:avLst/>
                            <a:gdLst/>
                            <a:ahLst/>
                            <a:cxnLst/>
                            <a:rect l="0" t="0" r="0" b="0"/>
                            <a:pathLst>
                              <a:path w="415164" h="223017">
                                <a:moveTo>
                                  <a:pt x="37169" y="0"/>
                                </a:moveTo>
                                <a:lnTo>
                                  <a:pt x="377995" y="0"/>
                                </a:lnTo>
                                <a:cubicBezTo>
                                  <a:pt x="398522" y="0"/>
                                  <a:pt x="415164" y="16642"/>
                                  <a:pt x="415164" y="37170"/>
                                </a:cubicBezTo>
                                <a:lnTo>
                                  <a:pt x="415164" y="185848"/>
                                </a:lnTo>
                                <a:cubicBezTo>
                                  <a:pt x="415164" y="206375"/>
                                  <a:pt x="398522" y="223017"/>
                                  <a:pt x="377995" y="223017"/>
                                </a:cubicBezTo>
                                <a:lnTo>
                                  <a:pt x="37169" y="223017"/>
                                </a:lnTo>
                                <a:cubicBezTo>
                                  <a:pt x="16642" y="223017"/>
                                  <a:pt x="0" y="206375"/>
                                  <a:pt x="0" y="185848"/>
                                </a:cubicBezTo>
                                <a:lnTo>
                                  <a:pt x="0" y="37170"/>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59" name="Shape 959"/>
                        <wps:cNvSpPr/>
                        <wps:spPr>
                          <a:xfrm>
                            <a:off x="3834442" y="919472"/>
                            <a:ext cx="415164" cy="223017"/>
                          </a:xfrm>
                          <a:custGeom>
                            <a:avLst/>
                            <a:gdLst/>
                            <a:ahLst/>
                            <a:cxnLst/>
                            <a:rect l="0" t="0" r="0" b="0"/>
                            <a:pathLst>
                              <a:path w="415164" h="223017">
                                <a:moveTo>
                                  <a:pt x="0" y="37170"/>
                                </a:moveTo>
                                <a:cubicBezTo>
                                  <a:pt x="0" y="16642"/>
                                  <a:pt x="16642" y="0"/>
                                  <a:pt x="37169" y="0"/>
                                </a:cubicBezTo>
                                <a:lnTo>
                                  <a:pt x="377995" y="0"/>
                                </a:lnTo>
                                <a:cubicBezTo>
                                  <a:pt x="398522" y="0"/>
                                  <a:pt x="415164" y="16642"/>
                                  <a:pt x="415164" y="37170"/>
                                </a:cubicBezTo>
                                <a:lnTo>
                                  <a:pt x="415164" y="185848"/>
                                </a:lnTo>
                                <a:cubicBezTo>
                                  <a:pt x="415164" y="206375"/>
                                  <a:pt x="398522" y="223017"/>
                                  <a:pt x="377995"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60" name="Rectangle 960"/>
                        <wps:cNvSpPr/>
                        <wps:spPr>
                          <a:xfrm>
                            <a:off x="3253957" y="222912"/>
                            <a:ext cx="416263" cy="128015"/>
                          </a:xfrm>
                          <a:prstGeom prst="rect">
                            <a:avLst/>
                          </a:prstGeom>
                          <a:ln>
                            <a:noFill/>
                          </a:ln>
                        </wps:spPr>
                        <wps:txbx>
                          <w:txbxContent>
                            <w:p w14:paraId="3D434161" w14:textId="77777777" w:rsidR="008D08FB" w:rsidRDefault="008D08FB">
                              <w:pPr>
                                <w:spacing w:after="160" w:line="259" w:lineRule="auto"/>
                                <w:ind w:left="0" w:firstLine="0"/>
                                <w:jc w:val="left"/>
                              </w:pPr>
                              <w:r>
                                <w:rPr>
                                  <w:rFonts w:ascii="Calibri" w:eastAsia="Calibri" w:hAnsi="Calibri" w:cs="Calibri"/>
                                  <w:b/>
                                  <w:color w:val="5B9BD5"/>
                                  <w:sz w:val="15"/>
                                </w:rPr>
                                <w:t>Training</w:t>
                              </w:r>
                            </w:p>
                          </w:txbxContent>
                        </wps:txbx>
                        <wps:bodyPr horzOverflow="overflow" vert="horz" lIns="0" tIns="0" rIns="0" bIns="0" rtlCol="0">
                          <a:noAutofit/>
                        </wps:bodyPr>
                      </wps:wsp>
                      <wps:wsp>
                        <wps:cNvPr id="961" name="Rectangle 961"/>
                        <wps:cNvSpPr/>
                        <wps:spPr>
                          <a:xfrm>
                            <a:off x="3847671" y="222912"/>
                            <a:ext cx="510023" cy="128015"/>
                          </a:xfrm>
                          <a:prstGeom prst="rect">
                            <a:avLst/>
                          </a:prstGeom>
                          <a:ln>
                            <a:noFill/>
                          </a:ln>
                        </wps:spPr>
                        <wps:txbx>
                          <w:txbxContent>
                            <w:p w14:paraId="44F2CBC4" w14:textId="77777777" w:rsidR="008D08FB" w:rsidRDefault="008D08FB">
                              <w:pPr>
                                <w:spacing w:after="160" w:line="259" w:lineRule="auto"/>
                                <w:ind w:left="0" w:firstLine="0"/>
                                <w:jc w:val="left"/>
                              </w:pPr>
                              <w:r>
                                <w:rPr>
                                  <w:rFonts w:ascii="Calibri" w:eastAsia="Calibri" w:hAnsi="Calibri" w:cs="Calibri"/>
                                  <w:color w:val="C00000"/>
                                  <w:sz w:val="15"/>
                                </w:rPr>
                                <w:t>Validation</w:t>
                              </w:r>
                            </w:p>
                          </w:txbxContent>
                        </wps:txbx>
                        <wps:bodyPr horzOverflow="overflow" vert="horz" lIns="0" tIns="0" rIns="0" bIns="0" rtlCol="0">
                          <a:noAutofit/>
                        </wps:bodyPr>
                      </wps:wsp>
                      <wps:wsp>
                        <wps:cNvPr id="962" name="Shape 962"/>
                        <wps:cNvSpPr/>
                        <wps:spPr>
                          <a:xfrm>
                            <a:off x="3830347" y="1550408"/>
                            <a:ext cx="163168" cy="758510"/>
                          </a:xfrm>
                          <a:custGeom>
                            <a:avLst/>
                            <a:gdLst/>
                            <a:ahLst/>
                            <a:cxnLst/>
                            <a:rect l="0" t="0" r="0" b="0"/>
                            <a:pathLst>
                              <a:path w="163168" h="758510">
                                <a:moveTo>
                                  <a:pt x="0" y="0"/>
                                </a:moveTo>
                                <a:cubicBezTo>
                                  <a:pt x="45045" y="0"/>
                                  <a:pt x="81584" y="6090"/>
                                  <a:pt x="81584" y="13597"/>
                                </a:cubicBezTo>
                                <a:lnTo>
                                  <a:pt x="81584" y="357782"/>
                                </a:lnTo>
                                <a:cubicBezTo>
                                  <a:pt x="81584" y="365290"/>
                                  <a:pt x="118123" y="371380"/>
                                  <a:pt x="163168" y="371380"/>
                                </a:cubicBezTo>
                                <a:cubicBezTo>
                                  <a:pt x="118123" y="371380"/>
                                  <a:pt x="81584" y="377470"/>
                                  <a:pt x="81584" y="384977"/>
                                </a:cubicBezTo>
                                <a:lnTo>
                                  <a:pt x="81584" y="744912"/>
                                </a:lnTo>
                                <a:cubicBezTo>
                                  <a:pt x="81584" y="752420"/>
                                  <a:pt x="45045" y="758510"/>
                                  <a:pt x="0" y="758510"/>
                                </a:cubicBezTo>
                              </a:path>
                            </a:pathLst>
                          </a:custGeom>
                          <a:ln w="15750" cap="flat">
                            <a:miter lim="101600"/>
                          </a:ln>
                        </wps:spPr>
                        <wps:style>
                          <a:lnRef idx="1">
                            <a:srgbClr val="5B9BD5"/>
                          </a:lnRef>
                          <a:fillRef idx="0">
                            <a:srgbClr val="000000">
                              <a:alpha val="0"/>
                            </a:srgbClr>
                          </a:fillRef>
                          <a:effectRef idx="0">
                            <a:scrgbClr r="0" g="0" b="0"/>
                          </a:effectRef>
                          <a:fontRef idx="none"/>
                        </wps:style>
                        <wps:bodyPr/>
                      </wps:wsp>
                      <wps:wsp>
                        <wps:cNvPr id="965" name="Shape 965"/>
                        <wps:cNvSpPr/>
                        <wps:spPr>
                          <a:xfrm>
                            <a:off x="3163501" y="1550093"/>
                            <a:ext cx="623691" cy="223017"/>
                          </a:xfrm>
                          <a:custGeom>
                            <a:avLst/>
                            <a:gdLst/>
                            <a:ahLst/>
                            <a:cxnLst/>
                            <a:rect l="0" t="0" r="0" b="0"/>
                            <a:pathLst>
                              <a:path w="623691" h="223017">
                                <a:moveTo>
                                  <a:pt x="37169" y="0"/>
                                </a:moveTo>
                                <a:lnTo>
                                  <a:pt x="586522" y="0"/>
                                </a:lnTo>
                                <a:cubicBezTo>
                                  <a:pt x="607049" y="0"/>
                                  <a:pt x="623691" y="16642"/>
                                  <a:pt x="623691" y="37169"/>
                                </a:cubicBezTo>
                                <a:lnTo>
                                  <a:pt x="623691" y="185848"/>
                                </a:lnTo>
                                <a:cubicBezTo>
                                  <a:pt x="623691" y="206375"/>
                                  <a:pt x="607049" y="223017"/>
                                  <a:pt x="586522" y="223017"/>
                                </a:cubicBezTo>
                                <a:lnTo>
                                  <a:pt x="37169" y="223017"/>
                                </a:lnTo>
                                <a:cubicBezTo>
                                  <a:pt x="16642" y="223017"/>
                                  <a:pt x="0" y="206375"/>
                                  <a:pt x="0" y="185848"/>
                                </a:cubicBezTo>
                                <a:lnTo>
                                  <a:pt x="0" y="37169"/>
                                </a:lnTo>
                                <a:cubicBezTo>
                                  <a:pt x="0" y="16642"/>
                                  <a:pt x="16642" y="0"/>
                                  <a:pt x="37169"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66" name="Shape 966"/>
                        <wps:cNvSpPr/>
                        <wps:spPr>
                          <a:xfrm>
                            <a:off x="3163501" y="1550093"/>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8"/>
                                </a:lnTo>
                                <a:cubicBezTo>
                                  <a:pt x="623691" y="206375"/>
                                  <a:pt x="607049" y="223017"/>
                                  <a:pt x="586522"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67" name="Shape 967"/>
                        <wps:cNvSpPr/>
                        <wps:spPr>
                          <a:xfrm>
                            <a:off x="3163501" y="1817840"/>
                            <a:ext cx="623691" cy="223017"/>
                          </a:xfrm>
                          <a:custGeom>
                            <a:avLst/>
                            <a:gdLst/>
                            <a:ahLst/>
                            <a:cxnLst/>
                            <a:rect l="0" t="0" r="0" b="0"/>
                            <a:pathLst>
                              <a:path w="623691" h="223017">
                                <a:moveTo>
                                  <a:pt x="37169" y="0"/>
                                </a:moveTo>
                                <a:lnTo>
                                  <a:pt x="586522" y="0"/>
                                </a:lnTo>
                                <a:cubicBezTo>
                                  <a:pt x="607049" y="0"/>
                                  <a:pt x="623691" y="16642"/>
                                  <a:pt x="623691" y="37169"/>
                                </a:cubicBezTo>
                                <a:lnTo>
                                  <a:pt x="623691" y="185847"/>
                                </a:lnTo>
                                <a:cubicBezTo>
                                  <a:pt x="623691" y="206375"/>
                                  <a:pt x="607049" y="223017"/>
                                  <a:pt x="586522" y="223017"/>
                                </a:cubicBezTo>
                                <a:lnTo>
                                  <a:pt x="37169" y="223017"/>
                                </a:lnTo>
                                <a:cubicBezTo>
                                  <a:pt x="16642" y="223017"/>
                                  <a:pt x="0" y="206375"/>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68" name="Shape 968"/>
                        <wps:cNvSpPr/>
                        <wps:spPr>
                          <a:xfrm>
                            <a:off x="3163501" y="1817840"/>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7"/>
                                </a:lnTo>
                                <a:cubicBezTo>
                                  <a:pt x="623691" y="206375"/>
                                  <a:pt x="607049" y="223017"/>
                                  <a:pt x="586522" y="223017"/>
                                </a:cubicBezTo>
                                <a:lnTo>
                                  <a:pt x="37169" y="223017"/>
                                </a:lnTo>
                                <a:cubicBezTo>
                                  <a:pt x="16642" y="223017"/>
                                  <a:pt x="0" y="206375"/>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69" name="Shape 969"/>
                        <wps:cNvSpPr/>
                        <wps:spPr>
                          <a:xfrm>
                            <a:off x="3166651" y="2085586"/>
                            <a:ext cx="623691" cy="223017"/>
                          </a:xfrm>
                          <a:custGeom>
                            <a:avLst/>
                            <a:gdLst/>
                            <a:ahLst/>
                            <a:cxnLst/>
                            <a:rect l="0" t="0" r="0" b="0"/>
                            <a:pathLst>
                              <a:path w="623691" h="223017">
                                <a:moveTo>
                                  <a:pt x="37169" y="0"/>
                                </a:moveTo>
                                <a:lnTo>
                                  <a:pt x="586522" y="0"/>
                                </a:lnTo>
                                <a:cubicBezTo>
                                  <a:pt x="607049" y="0"/>
                                  <a:pt x="623691" y="16642"/>
                                  <a:pt x="623691" y="37169"/>
                                </a:cubicBezTo>
                                <a:lnTo>
                                  <a:pt x="623691" y="185847"/>
                                </a:lnTo>
                                <a:cubicBezTo>
                                  <a:pt x="623691" y="206374"/>
                                  <a:pt x="607049" y="223017"/>
                                  <a:pt x="586522" y="223017"/>
                                </a:cubicBezTo>
                                <a:lnTo>
                                  <a:pt x="37169" y="223017"/>
                                </a:lnTo>
                                <a:cubicBezTo>
                                  <a:pt x="16642" y="223017"/>
                                  <a:pt x="0" y="206374"/>
                                  <a:pt x="0" y="185847"/>
                                </a:cubicBezTo>
                                <a:lnTo>
                                  <a:pt x="0" y="37169"/>
                                </a:lnTo>
                                <a:cubicBezTo>
                                  <a:pt x="0" y="16642"/>
                                  <a:pt x="16642" y="0"/>
                                  <a:pt x="37169"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70" name="Shape 970"/>
                        <wps:cNvSpPr/>
                        <wps:spPr>
                          <a:xfrm>
                            <a:off x="3166651" y="2085586"/>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7"/>
                                </a:lnTo>
                                <a:cubicBezTo>
                                  <a:pt x="623691" y="206374"/>
                                  <a:pt x="607049" y="223017"/>
                                  <a:pt x="586522" y="223017"/>
                                </a:cubicBezTo>
                                <a:lnTo>
                                  <a:pt x="37169" y="223017"/>
                                </a:lnTo>
                                <a:cubicBezTo>
                                  <a:pt x="16642" y="223017"/>
                                  <a:pt x="0" y="206374"/>
                                  <a:pt x="0" y="18584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71" name="Shape 971"/>
                        <wps:cNvSpPr/>
                        <wps:spPr>
                          <a:xfrm>
                            <a:off x="4060608" y="1550093"/>
                            <a:ext cx="623691" cy="758510"/>
                          </a:xfrm>
                          <a:custGeom>
                            <a:avLst/>
                            <a:gdLst/>
                            <a:ahLst/>
                            <a:cxnLst/>
                            <a:rect l="0" t="0" r="0" b="0"/>
                            <a:pathLst>
                              <a:path w="623691" h="758510">
                                <a:moveTo>
                                  <a:pt x="103948" y="0"/>
                                </a:moveTo>
                                <a:lnTo>
                                  <a:pt x="519743" y="0"/>
                                </a:lnTo>
                                <a:cubicBezTo>
                                  <a:pt x="577124" y="0"/>
                                  <a:pt x="623691" y="46515"/>
                                  <a:pt x="623691" y="103949"/>
                                </a:cubicBezTo>
                                <a:lnTo>
                                  <a:pt x="623691" y="654561"/>
                                </a:lnTo>
                                <a:cubicBezTo>
                                  <a:pt x="623691" y="711995"/>
                                  <a:pt x="577124" y="758510"/>
                                  <a:pt x="519743" y="758510"/>
                                </a:cubicBezTo>
                                <a:lnTo>
                                  <a:pt x="103948" y="758510"/>
                                </a:lnTo>
                                <a:cubicBezTo>
                                  <a:pt x="46514" y="758510"/>
                                  <a:pt x="0" y="711995"/>
                                  <a:pt x="0" y="654561"/>
                                </a:cubicBezTo>
                                <a:lnTo>
                                  <a:pt x="0" y="103949"/>
                                </a:lnTo>
                                <a:cubicBezTo>
                                  <a:pt x="0" y="46515"/>
                                  <a:pt x="46514" y="0"/>
                                  <a:pt x="103948"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72" name="Shape 972"/>
                        <wps:cNvSpPr/>
                        <wps:spPr>
                          <a:xfrm>
                            <a:off x="4060608" y="1550093"/>
                            <a:ext cx="623691" cy="758510"/>
                          </a:xfrm>
                          <a:custGeom>
                            <a:avLst/>
                            <a:gdLst/>
                            <a:ahLst/>
                            <a:cxnLst/>
                            <a:rect l="0" t="0" r="0" b="0"/>
                            <a:pathLst>
                              <a:path w="623691" h="758510">
                                <a:moveTo>
                                  <a:pt x="0" y="103949"/>
                                </a:moveTo>
                                <a:cubicBezTo>
                                  <a:pt x="0" y="46515"/>
                                  <a:pt x="46514" y="0"/>
                                  <a:pt x="103948" y="0"/>
                                </a:cubicBezTo>
                                <a:lnTo>
                                  <a:pt x="519743" y="0"/>
                                </a:lnTo>
                                <a:cubicBezTo>
                                  <a:pt x="577124" y="0"/>
                                  <a:pt x="623691" y="46515"/>
                                  <a:pt x="623691" y="103949"/>
                                </a:cubicBezTo>
                                <a:lnTo>
                                  <a:pt x="623691" y="654561"/>
                                </a:lnTo>
                                <a:cubicBezTo>
                                  <a:pt x="623691" y="711995"/>
                                  <a:pt x="577124" y="758510"/>
                                  <a:pt x="519743" y="758510"/>
                                </a:cubicBezTo>
                                <a:lnTo>
                                  <a:pt x="103948" y="758510"/>
                                </a:lnTo>
                                <a:cubicBezTo>
                                  <a:pt x="46514" y="758510"/>
                                  <a:pt x="0" y="711995"/>
                                  <a:pt x="0" y="654561"/>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73" name="Rectangle 973"/>
                        <wps:cNvSpPr/>
                        <wps:spPr>
                          <a:xfrm>
                            <a:off x="3528161" y="1409396"/>
                            <a:ext cx="285301" cy="128014"/>
                          </a:xfrm>
                          <a:prstGeom prst="rect">
                            <a:avLst/>
                          </a:prstGeom>
                          <a:ln>
                            <a:noFill/>
                          </a:ln>
                        </wps:spPr>
                        <wps:txbx>
                          <w:txbxContent>
                            <w:p w14:paraId="1395641B" w14:textId="77777777" w:rsidR="008D08FB" w:rsidRDefault="008D08FB">
                              <w:pPr>
                                <w:spacing w:after="160" w:line="259" w:lineRule="auto"/>
                                <w:ind w:left="0" w:firstLine="0"/>
                                <w:jc w:val="left"/>
                              </w:pPr>
                              <w:r>
                                <w:rPr>
                                  <w:rFonts w:ascii="Calibri" w:eastAsia="Calibri" w:hAnsi="Calibri" w:cs="Calibri"/>
                                  <w:b/>
                                  <w:color w:val="FFC000"/>
                                  <w:sz w:val="15"/>
                                </w:rPr>
                                <w:t>Score</w:t>
                              </w:r>
                            </w:p>
                          </w:txbxContent>
                        </wps:txbx>
                        <wps:bodyPr horzOverflow="overflow" vert="horz" lIns="0" tIns="0" rIns="0" bIns="0" rtlCol="0">
                          <a:noAutofit/>
                        </wps:bodyPr>
                      </wps:wsp>
                      <wps:wsp>
                        <wps:cNvPr id="974" name="Rectangle 974"/>
                        <wps:cNvSpPr/>
                        <wps:spPr>
                          <a:xfrm>
                            <a:off x="3763778" y="1409396"/>
                            <a:ext cx="739395" cy="128014"/>
                          </a:xfrm>
                          <a:prstGeom prst="rect">
                            <a:avLst/>
                          </a:prstGeom>
                          <a:ln>
                            <a:noFill/>
                          </a:ln>
                        </wps:spPr>
                        <wps:txbx>
                          <w:txbxContent>
                            <w:p w14:paraId="336D2BC7" w14:textId="77777777" w:rsidR="008D08FB" w:rsidRDefault="008D08FB">
                              <w:pPr>
                                <w:spacing w:after="160" w:line="259" w:lineRule="auto"/>
                                <w:ind w:left="0" w:firstLine="0"/>
                                <w:jc w:val="left"/>
                              </w:pPr>
                              <w:r>
                                <w:rPr>
                                  <w:rFonts w:ascii="Calibri" w:eastAsia="Calibri" w:hAnsi="Calibri" w:cs="Calibri"/>
                                  <w:b/>
                                  <w:color w:val="FFC000"/>
                                  <w:sz w:val="15"/>
                                </w:rPr>
                                <w:t>Normalization</w:t>
                              </w:r>
                            </w:p>
                          </w:txbxContent>
                        </wps:txbx>
                        <wps:bodyPr horzOverflow="overflow" vert="horz" lIns="0" tIns="0" rIns="0" bIns="0" rtlCol="0">
                          <a:noAutofit/>
                        </wps:bodyPr>
                      </wps:wsp>
                      <wps:wsp>
                        <wps:cNvPr id="975" name="Shape 975"/>
                        <wps:cNvSpPr/>
                        <wps:spPr>
                          <a:xfrm>
                            <a:off x="3152161" y="1362356"/>
                            <a:ext cx="1542849" cy="1105005"/>
                          </a:xfrm>
                          <a:custGeom>
                            <a:avLst/>
                            <a:gdLst/>
                            <a:ahLst/>
                            <a:cxnLst/>
                            <a:rect l="0" t="0" r="0" b="0"/>
                            <a:pathLst>
                              <a:path w="1542849" h="1105005">
                                <a:moveTo>
                                  <a:pt x="0" y="184167"/>
                                </a:moveTo>
                                <a:cubicBezTo>
                                  <a:pt x="0" y="82476"/>
                                  <a:pt x="82476" y="0"/>
                                  <a:pt x="184167" y="0"/>
                                </a:cubicBezTo>
                                <a:lnTo>
                                  <a:pt x="1358681" y="0"/>
                                </a:lnTo>
                                <a:cubicBezTo>
                                  <a:pt x="1460372" y="0"/>
                                  <a:pt x="1542849" y="82476"/>
                                  <a:pt x="1542849" y="184167"/>
                                </a:cubicBezTo>
                                <a:lnTo>
                                  <a:pt x="1542849" y="920832"/>
                                </a:lnTo>
                                <a:cubicBezTo>
                                  <a:pt x="1542849" y="1022549"/>
                                  <a:pt x="1460372" y="1105005"/>
                                  <a:pt x="1358681" y="1105005"/>
                                </a:cubicBezTo>
                                <a:lnTo>
                                  <a:pt x="184167" y="1105005"/>
                                </a:lnTo>
                                <a:cubicBezTo>
                                  <a:pt x="82476" y="1105005"/>
                                  <a:pt x="0" y="1022549"/>
                                  <a:pt x="0" y="920832"/>
                                </a:cubicBezTo>
                                <a:close/>
                              </a:path>
                            </a:pathLst>
                          </a:custGeom>
                          <a:ln w="5040" cap="flat">
                            <a:miter lim="101600"/>
                          </a:ln>
                        </wps:spPr>
                        <wps:style>
                          <a:lnRef idx="1">
                            <a:srgbClr val="44546A"/>
                          </a:lnRef>
                          <a:fillRef idx="0">
                            <a:srgbClr val="000000">
                              <a:alpha val="0"/>
                            </a:srgbClr>
                          </a:fillRef>
                          <a:effectRef idx="0">
                            <a:scrgbClr r="0" g="0" b="0"/>
                          </a:effectRef>
                          <a:fontRef idx="none"/>
                        </wps:style>
                        <wps:bodyPr/>
                      </wps:wsp>
                      <wps:wsp>
                        <wps:cNvPr id="976" name="Shape 976"/>
                        <wps:cNvSpPr/>
                        <wps:spPr>
                          <a:xfrm>
                            <a:off x="0" y="0"/>
                            <a:ext cx="4968111" cy="2779521"/>
                          </a:xfrm>
                          <a:custGeom>
                            <a:avLst/>
                            <a:gdLst/>
                            <a:ahLst/>
                            <a:cxnLst/>
                            <a:rect l="0" t="0" r="0" b="0"/>
                            <a:pathLst>
                              <a:path w="4968111" h="2779521">
                                <a:moveTo>
                                  <a:pt x="0" y="463253"/>
                                </a:moveTo>
                                <a:cubicBezTo>
                                  <a:pt x="0" y="207425"/>
                                  <a:pt x="207409" y="0"/>
                                  <a:pt x="463259" y="0"/>
                                </a:cubicBezTo>
                                <a:lnTo>
                                  <a:pt x="4504857" y="0"/>
                                </a:lnTo>
                                <a:cubicBezTo>
                                  <a:pt x="4760686" y="0"/>
                                  <a:pt x="4968111" y="207425"/>
                                  <a:pt x="4968111" y="463253"/>
                                </a:cubicBezTo>
                                <a:lnTo>
                                  <a:pt x="4968111" y="2316257"/>
                                </a:lnTo>
                                <a:cubicBezTo>
                                  <a:pt x="4968111" y="2572112"/>
                                  <a:pt x="4760686" y="2779521"/>
                                  <a:pt x="4504857" y="2779521"/>
                                </a:cubicBezTo>
                                <a:lnTo>
                                  <a:pt x="463259" y="2779521"/>
                                </a:lnTo>
                                <a:cubicBezTo>
                                  <a:pt x="207409" y="2779521"/>
                                  <a:pt x="0" y="2572112"/>
                                  <a:pt x="0" y="2316257"/>
                                </a:cubicBezTo>
                                <a:close/>
                              </a:path>
                            </a:pathLst>
                          </a:custGeom>
                          <a:ln w="15750" cap="flat">
                            <a:miter lim="101600"/>
                          </a:ln>
                        </wps:spPr>
                        <wps:style>
                          <a:lnRef idx="1">
                            <a:srgbClr val="000000"/>
                          </a:lnRef>
                          <a:fillRef idx="0">
                            <a:srgbClr val="000000">
                              <a:alpha val="0"/>
                            </a:srgbClr>
                          </a:fillRef>
                          <a:effectRef idx="0">
                            <a:scrgbClr r="0" g="0" b="0"/>
                          </a:effectRef>
                          <a:fontRef idx="none"/>
                        </wps:style>
                        <wps:bodyPr/>
                      </wps:wsp>
                      <wps:wsp>
                        <wps:cNvPr id="977" name="Shape 977"/>
                        <wps:cNvSpPr/>
                        <wps:spPr>
                          <a:xfrm>
                            <a:off x="391540" y="1363616"/>
                            <a:ext cx="1273212" cy="1104375"/>
                          </a:xfrm>
                          <a:custGeom>
                            <a:avLst/>
                            <a:gdLst/>
                            <a:ahLst/>
                            <a:cxnLst/>
                            <a:rect l="0" t="0" r="0" b="0"/>
                            <a:pathLst>
                              <a:path w="1273212" h="1104375">
                                <a:moveTo>
                                  <a:pt x="0" y="184062"/>
                                </a:moveTo>
                                <a:cubicBezTo>
                                  <a:pt x="0" y="82424"/>
                                  <a:pt x="82408" y="0"/>
                                  <a:pt x="184062" y="0"/>
                                </a:cubicBezTo>
                                <a:lnTo>
                                  <a:pt x="1089150" y="0"/>
                                </a:lnTo>
                                <a:cubicBezTo>
                                  <a:pt x="1190788" y="0"/>
                                  <a:pt x="1273212" y="82424"/>
                                  <a:pt x="1273212" y="184062"/>
                                </a:cubicBezTo>
                                <a:lnTo>
                                  <a:pt x="1273212" y="920307"/>
                                </a:lnTo>
                                <a:cubicBezTo>
                                  <a:pt x="1273212" y="1021967"/>
                                  <a:pt x="1190788" y="1104375"/>
                                  <a:pt x="1089150" y="1104375"/>
                                </a:cubicBezTo>
                                <a:lnTo>
                                  <a:pt x="184062" y="1104375"/>
                                </a:lnTo>
                                <a:cubicBezTo>
                                  <a:pt x="82408" y="1104375"/>
                                  <a:pt x="0" y="1021967"/>
                                  <a:pt x="0" y="920307"/>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29982" name="Picture 29982"/>
                          <pic:cNvPicPr/>
                        </pic:nvPicPr>
                        <pic:blipFill>
                          <a:blip r:embed="rId80"/>
                          <a:stretch>
                            <a:fillRect/>
                          </a:stretch>
                        </pic:blipFill>
                        <pic:spPr>
                          <a:xfrm>
                            <a:off x="399309" y="1978581"/>
                            <a:ext cx="1255776" cy="228600"/>
                          </a:xfrm>
                          <a:prstGeom prst="rect">
                            <a:avLst/>
                          </a:prstGeom>
                        </pic:spPr>
                      </pic:pic>
                      <wps:wsp>
                        <wps:cNvPr id="979" name="Shape 979"/>
                        <wps:cNvSpPr/>
                        <wps:spPr>
                          <a:xfrm>
                            <a:off x="402879" y="1982897"/>
                            <a:ext cx="1250533" cy="223017"/>
                          </a:xfrm>
                          <a:custGeom>
                            <a:avLst/>
                            <a:gdLst/>
                            <a:ahLst/>
                            <a:cxnLst/>
                            <a:rect l="0" t="0" r="0" b="0"/>
                            <a:pathLst>
                              <a:path w="1250533" h="223017">
                                <a:moveTo>
                                  <a:pt x="0" y="37170"/>
                                </a:moveTo>
                                <a:cubicBezTo>
                                  <a:pt x="0" y="16642"/>
                                  <a:pt x="16642" y="0"/>
                                  <a:pt x="37169" y="0"/>
                                </a:cubicBezTo>
                                <a:lnTo>
                                  <a:pt x="1213363" y="0"/>
                                </a:lnTo>
                                <a:cubicBezTo>
                                  <a:pt x="1233890" y="0"/>
                                  <a:pt x="1250533" y="16642"/>
                                  <a:pt x="1250533" y="37170"/>
                                </a:cubicBezTo>
                                <a:lnTo>
                                  <a:pt x="1250533" y="185848"/>
                                </a:lnTo>
                                <a:cubicBezTo>
                                  <a:pt x="1250533" y="206375"/>
                                  <a:pt x="1233890" y="223017"/>
                                  <a:pt x="1213363"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80" name="Shape 980"/>
                        <wps:cNvSpPr/>
                        <wps:spPr>
                          <a:xfrm>
                            <a:off x="1421575" y="1982897"/>
                            <a:ext cx="231837" cy="223017"/>
                          </a:xfrm>
                          <a:custGeom>
                            <a:avLst/>
                            <a:gdLst/>
                            <a:ahLst/>
                            <a:cxnLst/>
                            <a:rect l="0" t="0" r="0" b="0"/>
                            <a:pathLst>
                              <a:path w="231837" h="223017">
                                <a:moveTo>
                                  <a:pt x="37170" y="0"/>
                                </a:moveTo>
                                <a:lnTo>
                                  <a:pt x="194668" y="0"/>
                                </a:lnTo>
                                <a:cubicBezTo>
                                  <a:pt x="215195" y="0"/>
                                  <a:pt x="231837" y="16642"/>
                                  <a:pt x="231837" y="37170"/>
                                </a:cubicBezTo>
                                <a:lnTo>
                                  <a:pt x="231837" y="185848"/>
                                </a:lnTo>
                                <a:cubicBezTo>
                                  <a:pt x="231837" y="206375"/>
                                  <a:pt x="215195" y="223017"/>
                                  <a:pt x="194668" y="223017"/>
                                </a:cubicBezTo>
                                <a:lnTo>
                                  <a:pt x="37170" y="223017"/>
                                </a:lnTo>
                                <a:cubicBezTo>
                                  <a:pt x="16642" y="223017"/>
                                  <a:pt x="0" y="206375"/>
                                  <a:pt x="0" y="185848"/>
                                </a:cubicBezTo>
                                <a:lnTo>
                                  <a:pt x="0" y="37170"/>
                                </a:lnTo>
                                <a:cubicBezTo>
                                  <a:pt x="0" y="16642"/>
                                  <a:pt x="16642" y="0"/>
                                  <a:pt x="37170" y="0"/>
                                </a:cubicBezTo>
                                <a:close/>
                              </a:path>
                            </a:pathLst>
                          </a:custGeom>
                          <a:ln w="0" cap="flat">
                            <a:miter lim="101600"/>
                          </a:ln>
                        </wps:spPr>
                        <wps:style>
                          <a:lnRef idx="0">
                            <a:srgbClr val="000000">
                              <a:alpha val="0"/>
                            </a:srgbClr>
                          </a:lnRef>
                          <a:fillRef idx="1">
                            <a:srgbClr val="00B050"/>
                          </a:fillRef>
                          <a:effectRef idx="0">
                            <a:scrgbClr r="0" g="0" b="0"/>
                          </a:effectRef>
                          <a:fontRef idx="none"/>
                        </wps:style>
                        <wps:bodyPr/>
                      </wps:wsp>
                      <pic:pic xmlns:pic="http://schemas.openxmlformats.org/drawingml/2006/picture">
                        <pic:nvPicPr>
                          <pic:cNvPr id="29983" name="Picture 29983"/>
                          <pic:cNvPicPr/>
                        </pic:nvPicPr>
                        <pic:blipFill>
                          <a:blip r:embed="rId81"/>
                          <a:stretch>
                            <a:fillRect/>
                          </a:stretch>
                        </pic:blipFill>
                        <pic:spPr>
                          <a:xfrm>
                            <a:off x="1418357" y="1978581"/>
                            <a:ext cx="100584" cy="228600"/>
                          </a:xfrm>
                          <a:prstGeom prst="rect">
                            <a:avLst/>
                          </a:prstGeom>
                        </pic:spPr>
                      </pic:pic>
                      <wps:wsp>
                        <wps:cNvPr id="982" name="Shape 982"/>
                        <wps:cNvSpPr/>
                        <wps:spPr>
                          <a:xfrm>
                            <a:off x="402879" y="1596083"/>
                            <a:ext cx="623691" cy="223017"/>
                          </a:xfrm>
                          <a:custGeom>
                            <a:avLst/>
                            <a:gdLst/>
                            <a:ahLst/>
                            <a:cxnLst/>
                            <a:rect l="0" t="0" r="0" b="0"/>
                            <a:pathLst>
                              <a:path w="623691" h="223017">
                                <a:moveTo>
                                  <a:pt x="37169" y="0"/>
                                </a:moveTo>
                                <a:lnTo>
                                  <a:pt x="586522" y="0"/>
                                </a:lnTo>
                                <a:cubicBezTo>
                                  <a:pt x="607049" y="0"/>
                                  <a:pt x="623691" y="16642"/>
                                  <a:pt x="623691" y="37169"/>
                                </a:cubicBezTo>
                                <a:lnTo>
                                  <a:pt x="623691" y="185848"/>
                                </a:lnTo>
                                <a:cubicBezTo>
                                  <a:pt x="623691" y="206375"/>
                                  <a:pt x="607049" y="223017"/>
                                  <a:pt x="586522" y="223017"/>
                                </a:cubicBezTo>
                                <a:lnTo>
                                  <a:pt x="37169" y="223017"/>
                                </a:lnTo>
                                <a:cubicBezTo>
                                  <a:pt x="16642" y="223017"/>
                                  <a:pt x="0" y="206375"/>
                                  <a:pt x="0" y="185848"/>
                                </a:cubicBezTo>
                                <a:lnTo>
                                  <a:pt x="0" y="37169"/>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83" name="Shape 983"/>
                        <wps:cNvSpPr/>
                        <wps:spPr>
                          <a:xfrm>
                            <a:off x="402879" y="1596083"/>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8"/>
                                </a:lnTo>
                                <a:cubicBezTo>
                                  <a:pt x="623691" y="206375"/>
                                  <a:pt x="607049" y="223017"/>
                                  <a:pt x="586522"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84" name="Shape 984"/>
                        <wps:cNvSpPr/>
                        <wps:spPr>
                          <a:xfrm>
                            <a:off x="1029721" y="1596083"/>
                            <a:ext cx="623691" cy="223017"/>
                          </a:xfrm>
                          <a:custGeom>
                            <a:avLst/>
                            <a:gdLst/>
                            <a:ahLst/>
                            <a:cxnLst/>
                            <a:rect l="0" t="0" r="0" b="0"/>
                            <a:pathLst>
                              <a:path w="623691" h="223017">
                                <a:moveTo>
                                  <a:pt x="37169" y="0"/>
                                </a:moveTo>
                                <a:lnTo>
                                  <a:pt x="586522" y="0"/>
                                </a:lnTo>
                                <a:cubicBezTo>
                                  <a:pt x="607049" y="0"/>
                                  <a:pt x="623691" y="16642"/>
                                  <a:pt x="623691" y="37169"/>
                                </a:cubicBezTo>
                                <a:lnTo>
                                  <a:pt x="623691" y="185848"/>
                                </a:lnTo>
                                <a:cubicBezTo>
                                  <a:pt x="623691" y="206375"/>
                                  <a:pt x="607049" y="223017"/>
                                  <a:pt x="586522" y="223017"/>
                                </a:cubicBezTo>
                                <a:lnTo>
                                  <a:pt x="37169" y="223017"/>
                                </a:lnTo>
                                <a:cubicBezTo>
                                  <a:pt x="16642" y="223017"/>
                                  <a:pt x="0" y="206375"/>
                                  <a:pt x="0" y="185848"/>
                                </a:cubicBezTo>
                                <a:lnTo>
                                  <a:pt x="0" y="37169"/>
                                </a:lnTo>
                                <a:cubicBezTo>
                                  <a:pt x="0" y="16642"/>
                                  <a:pt x="16642" y="0"/>
                                  <a:pt x="37169"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85" name="Shape 985"/>
                        <wps:cNvSpPr/>
                        <wps:spPr>
                          <a:xfrm>
                            <a:off x="1029721" y="1596083"/>
                            <a:ext cx="623691" cy="223017"/>
                          </a:xfrm>
                          <a:custGeom>
                            <a:avLst/>
                            <a:gdLst/>
                            <a:ahLst/>
                            <a:cxnLst/>
                            <a:rect l="0" t="0" r="0" b="0"/>
                            <a:pathLst>
                              <a:path w="623691" h="223017">
                                <a:moveTo>
                                  <a:pt x="0" y="37169"/>
                                </a:moveTo>
                                <a:cubicBezTo>
                                  <a:pt x="0" y="16642"/>
                                  <a:pt x="16642" y="0"/>
                                  <a:pt x="37169" y="0"/>
                                </a:cubicBezTo>
                                <a:lnTo>
                                  <a:pt x="586522" y="0"/>
                                </a:lnTo>
                                <a:cubicBezTo>
                                  <a:pt x="607049" y="0"/>
                                  <a:pt x="623691" y="16642"/>
                                  <a:pt x="623691" y="37169"/>
                                </a:cubicBezTo>
                                <a:lnTo>
                                  <a:pt x="623691" y="185848"/>
                                </a:lnTo>
                                <a:cubicBezTo>
                                  <a:pt x="623691" y="206375"/>
                                  <a:pt x="607049" y="223017"/>
                                  <a:pt x="586522"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86" name="Rectangle 986"/>
                        <wps:cNvSpPr/>
                        <wps:spPr>
                          <a:xfrm>
                            <a:off x="578279" y="2310083"/>
                            <a:ext cx="362576" cy="128186"/>
                          </a:xfrm>
                          <a:prstGeom prst="rect">
                            <a:avLst/>
                          </a:prstGeom>
                          <a:ln>
                            <a:noFill/>
                          </a:ln>
                        </wps:spPr>
                        <wps:txbx>
                          <w:txbxContent>
                            <w:p w14:paraId="5E595FF8" w14:textId="77777777" w:rsidR="008D08FB" w:rsidRDefault="008D08FB">
                              <w:pPr>
                                <w:spacing w:after="160" w:line="259" w:lineRule="auto"/>
                                <w:ind w:left="0" w:firstLine="0"/>
                                <w:jc w:val="left"/>
                              </w:pPr>
                              <w:r>
                                <w:rPr>
                                  <w:rFonts w:ascii="Calibri" w:eastAsia="Calibri" w:hAnsi="Calibri" w:cs="Calibri"/>
                                  <w:color w:val="C00000"/>
                                  <w:sz w:val="15"/>
                                </w:rPr>
                                <w:t>Decoys</w:t>
                              </w:r>
                            </w:p>
                          </w:txbxContent>
                        </wps:txbx>
                        <wps:bodyPr horzOverflow="overflow" vert="horz" lIns="0" tIns="0" rIns="0" bIns="0" rtlCol="0">
                          <a:noAutofit/>
                        </wps:bodyPr>
                      </wps:wsp>
                      <wps:wsp>
                        <wps:cNvPr id="25364" name="Rectangle 25364"/>
                        <wps:cNvSpPr/>
                        <wps:spPr>
                          <a:xfrm>
                            <a:off x="1130887" y="2310083"/>
                            <a:ext cx="63806" cy="128186"/>
                          </a:xfrm>
                          <a:prstGeom prst="rect">
                            <a:avLst/>
                          </a:prstGeom>
                          <a:ln>
                            <a:noFill/>
                          </a:ln>
                        </wps:spPr>
                        <wps:txbx>
                          <w:txbxContent>
                            <w:p w14:paraId="5BCE3175" w14:textId="77777777" w:rsidR="008D08FB" w:rsidRDefault="008D08FB">
                              <w:pPr>
                                <w:spacing w:after="160" w:line="259" w:lineRule="auto"/>
                                <w:ind w:left="0" w:firstLine="0"/>
                                <w:jc w:val="left"/>
                              </w:pPr>
                              <w:r>
                                <w:rPr>
                                  <w:rFonts w:ascii="Calibri" w:eastAsia="Calibri" w:hAnsi="Calibri" w:cs="Calibri"/>
                                  <w:color w:val="00B050"/>
                                  <w:sz w:val="15"/>
                                </w:rPr>
                                <w:t>5</w:t>
                              </w:r>
                            </w:p>
                          </w:txbxContent>
                        </wps:txbx>
                        <wps:bodyPr horzOverflow="overflow" vert="horz" lIns="0" tIns="0" rIns="0" bIns="0" rtlCol="0">
                          <a:noAutofit/>
                        </wps:bodyPr>
                      </wps:wsp>
                      <wps:wsp>
                        <wps:cNvPr id="25365" name="Rectangle 25365"/>
                        <wps:cNvSpPr/>
                        <wps:spPr>
                          <a:xfrm>
                            <a:off x="1178862" y="2310083"/>
                            <a:ext cx="184749" cy="128186"/>
                          </a:xfrm>
                          <a:prstGeom prst="rect">
                            <a:avLst/>
                          </a:prstGeom>
                          <a:ln>
                            <a:noFill/>
                          </a:ln>
                        </wps:spPr>
                        <wps:txbx>
                          <w:txbxContent>
                            <w:p w14:paraId="56F1C6EE" w14:textId="77777777" w:rsidR="008D08FB" w:rsidRDefault="008D08FB">
                              <w:pPr>
                                <w:spacing w:after="160" w:line="259" w:lineRule="auto"/>
                                <w:ind w:left="0" w:firstLine="0"/>
                                <w:jc w:val="left"/>
                              </w:pPr>
                              <w:r>
                                <w:rPr>
                                  <w:rFonts w:ascii="Calibri" w:eastAsia="Calibri" w:hAnsi="Calibri" w:cs="Calibri"/>
                                  <w:color w:val="00B050"/>
                                  <w:sz w:val="15"/>
                                </w:rPr>
                                <w:t>% q</w:t>
                              </w:r>
                            </w:p>
                          </w:txbxContent>
                        </wps:txbx>
                        <wps:bodyPr horzOverflow="overflow" vert="horz" lIns="0" tIns="0" rIns="0" bIns="0" rtlCol="0">
                          <a:noAutofit/>
                        </wps:bodyPr>
                      </wps:wsp>
                      <wps:wsp>
                        <wps:cNvPr id="988" name="Rectangle 988"/>
                        <wps:cNvSpPr/>
                        <wps:spPr>
                          <a:xfrm>
                            <a:off x="1317994" y="2310083"/>
                            <a:ext cx="38510" cy="128186"/>
                          </a:xfrm>
                          <a:prstGeom prst="rect">
                            <a:avLst/>
                          </a:prstGeom>
                          <a:ln>
                            <a:noFill/>
                          </a:ln>
                        </wps:spPr>
                        <wps:txbx>
                          <w:txbxContent>
                            <w:p w14:paraId="2FC81DD0" w14:textId="77777777" w:rsidR="008D08FB" w:rsidRDefault="008D08FB">
                              <w:pPr>
                                <w:spacing w:after="160" w:line="259" w:lineRule="auto"/>
                                <w:ind w:left="0" w:firstLine="0"/>
                                <w:jc w:val="left"/>
                              </w:pPr>
                              <w:r>
                                <w:rPr>
                                  <w:rFonts w:ascii="Calibri" w:eastAsia="Calibri" w:hAnsi="Calibri" w:cs="Calibri"/>
                                  <w:color w:val="00B050"/>
                                  <w:sz w:val="15"/>
                                </w:rPr>
                                <w:t>-</w:t>
                              </w:r>
                            </w:p>
                          </w:txbxContent>
                        </wps:txbx>
                        <wps:bodyPr horzOverflow="overflow" vert="horz" lIns="0" tIns="0" rIns="0" bIns="0" rtlCol="0">
                          <a:noAutofit/>
                        </wps:bodyPr>
                      </wps:wsp>
                      <wps:wsp>
                        <wps:cNvPr id="989" name="Rectangle 989"/>
                        <wps:cNvSpPr/>
                        <wps:spPr>
                          <a:xfrm>
                            <a:off x="1346974" y="2310083"/>
                            <a:ext cx="272845" cy="128186"/>
                          </a:xfrm>
                          <a:prstGeom prst="rect">
                            <a:avLst/>
                          </a:prstGeom>
                          <a:ln>
                            <a:noFill/>
                          </a:ln>
                        </wps:spPr>
                        <wps:txbx>
                          <w:txbxContent>
                            <w:p w14:paraId="66D01D8E" w14:textId="77777777" w:rsidR="008D08FB" w:rsidRDefault="008D08FB">
                              <w:pPr>
                                <w:spacing w:after="160" w:line="259" w:lineRule="auto"/>
                                <w:ind w:left="0" w:firstLine="0"/>
                                <w:jc w:val="left"/>
                              </w:pPr>
                              <w:r>
                                <w:rPr>
                                  <w:rFonts w:ascii="Calibri" w:eastAsia="Calibri" w:hAnsi="Calibri" w:cs="Calibri"/>
                                  <w:color w:val="00B050"/>
                                  <w:sz w:val="15"/>
                                </w:rPr>
                                <w:t>value</w:t>
                              </w:r>
                            </w:p>
                          </w:txbxContent>
                        </wps:txbx>
                        <wps:bodyPr horzOverflow="overflow" vert="horz" lIns="0" tIns="0" rIns="0" bIns="0" rtlCol="0">
                          <a:noAutofit/>
                        </wps:bodyPr>
                      </wps:wsp>
                      <wps:wsp>
                        <wps:cNvPr id="990" name="Rectangle 990"/>
                        <wps:cNvSpPr/>
                        <wps:spPr>
                          <a:xfrm>
                            <a:off x="871960" y="1410288"/>
                            <a:ext cx="416263" cy="128016"/>
                          </a:xfrm>
                          <a:prstGeom prst="rect">
                            <a:avLst/>
                          </a:prstGeom>
                          <a:ln>
                            <a:noFill/>
                          </a:ln>
                        </wps:spPr>
                        <wps:txbx>
                          <w:txbxContent>
                            <w:p w14:paraId="0B49D17A" w14:textId="77777777" w:rsidR="008D08FB" w:rsidRDefault="008D08FB">
                              <w:pPr>
                                <w:spacing w:after="160" w:line="259" w:lineRule="auto"/>
                                <w:ind w:left="0" w:firstLine="0"/>
                                <w:jc w:val="left"/>
                              </w:pPr>
                              <w:r>
                                <w:rPr>
                                  <w:rFonts w:ascii="Calibri" w:eastAsia="Calibri" w:hAnsi="Calibri" w:cs="Calibri"/>
                                  <w:b/>
                                  <w:color w:val="5B9BD5"/>
                                  <w:sz w:val="15"/>
                                </w:rPr>
                                <w:t>Training</w:t>
                              </w:r>
                            </w:p>
                          </w:txbxContent>
                        </wps:txbx>
                        <wps:bodyPr horzOverflow="overflow" vert="horz" lIns="0" tIns="0" rIns="0" bIns="0" rtlCol="0">
                          <a:noAutofit/>
                        </wps:bodyPr>
                      </wps:wsp>
                      <wps:wsp>
                        <wps:cNvPr id="991" name="Shape 991"/>
                        <wps:cNvSpPr/>
                        <wps:spPr>
                          <a:xfrm>
                            <a:off x="2209694" y="1773740"/>
                            <a:ext cx="397525" cy="415165"/>
                          </a:xfrm>
                          <a:custGeom>
                            <a:avLst/>
                            <a:gdLst/>
                            <a:ahLst/>
                            <a:cxnLst/>
                            <a:rect l="0" t="0" r="0" b="0"/>
                            <a:pathLst>
                              <a:path w="397525" h="415165">
                                <a:moveTo>
                                  <a:pt x="198762" y="0"/>
                                </a:moveTo>
                                <a:lnTo>
                                  <a:pt x="397525" y="207582"/>
                                </a:lnTo>
                                <a:lnTo>
                                  <a:pt x="198762" y="415165"/>
                                </a:lnTo>
                                <a:lnTo>
                                  <a:pt x="198762" y="311373"/>
                                </a:lnTo>
                                <a:lnTo>
                                  <a:pt x="0" y="311373"/>
                                </a:lnTo>
                                <a:lnTo>
                                  <a:pt x="0" y="103791"/>
                                </a:lnTo>
                                <a:lnTo>
                                  <a:pt x="198762" y="103791"/>
                                </a:lnTo>
                                <a:lnTo>
                                  <a:pt x="198762"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992" name="Shape 992"/>
                        <wps:cNvSpPr/>
                        <wps:spPr>
                          <a:xfrm>
                            <a:off x="2209694" y="1773740"/>
                            <a:ext cx="397525" cy="415165"/>
                          </a:xfrm>
                          <a:custGeom>
                            <a:avLst/>
                            <a:gdLst/>
                            <a:ahLst/>
                            <a:cxnLst/>
                            <a:rect l="0" t="0" r="0" b="0"/>
                            <a:pathLst>
                              <a:path w="397525" h="415165">
                                <a:moveTo>
                                  <a:pt x="0" y="103791"/>
                                </a:moveTo>
                                <a:lnTo>
                                  <a:pt x="198762" y="103791"/>
                                </a:lnTo>
                                <a:lnTo>
                                  <a:pt x="198762" y="0"/>
                                </a:lnTo>
                                <a:lnTo>
                                  <a:pt x="397525" y="207582"/>
                                </a:lnTo>
                                <a:lnTo>
                                  <a:pt x="198762" y="415165"/>
                                </a:lnTo>
                                <a:lnTo>
                                  <a:pt x="198762" y="311373"/>
                                </a:lnTo>
                                <a:lnTo>
                                  <a:pt x="0" y="311373"/>
                                </a:ln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25362" name="Rectangle 25362"/>
                        <wps:cNvSpPr/>
                        <wps:spPr>
                          <a:xfrm>
                            <a:off x="2311490" y="1912548"/>
                            <a:ext cx="113424" cy="227867"/>
                          </a:xfrm>
                          <a:prstGeom prst="rect">
                            <a:avLst/>
                          </a:prstGeom>
                          <a:ln>
                            <a:noFill/>
                          </a:ln>
                        </wps:spPr>
                        <wps:txbx>
                          <w:txbxContent>
                            <w:p w14:paraId="5B385D09" w14:textId="77777777" w:rsidR="008D08FB" w:rsidRDefault="008D08FB">
                              <w:pPr>
                                <w:spacing w:after="160" w:line="259" w:lineRule="auto"/>
                                <w:ind w:left="0" w:firstLine="0"/>
                                <w:jc w:val="left"/>
                              </w:pPr>
                              <w:r>
                                <w:rPr>
                                  <w:rFonts w:ascii="Calibri" w:eastAsia="Calibri" w:hAnsi="Calibri" w:cs="Calibri"/>
                                  <w:color w:val="FFFFFF"/>
                                  <w:sz w:val="26"/>
                                </w:rPr>
                                <w:t>3</w:t>
                              </w:r>
                            </w:p>
                          </w:txbxContent>
                        </wps:txbx>
                        <wps:bodyPr horzOverflow="overflow" vert="horz" lIns="0" tIns="0" rIns="0" bIns="0" rtlCol="0">
                          <a:noAutofit/>
                        </wps:bodyPr>
                      </wps:wsp>
                      <wps:wsp>
                        <wps:cNvPr id="25363" name="Rectangle 25363"/>
                        <wps:cNvSpPr/>
                        <wps:spPr>
                          <a:xfrm>
                            <a:off x="2396539" y="1912548"/>
                            <a:ext cx="96869" cy="227867"/>
                          </a:xfrm>
                          <a:prstGeom prst="rect">
                            <a:avLst/>
                          </a:prstGeom>
                          <a:ln>
                            <a:noFill/>
                          </a:ln>
                        </wps:spPr>
                        <wps:txbx>
                          <w:txbxContent>
                            <w:p w14:paraId="2DF9DEB4" w14:textId="77777777" w:rsidR="008D08FB" w:rsidRDefault="008D08FB">
                              <w:pPr>
                                <w:spacing w:after="160" w:line="259" w:lineRule="auto"/>
                                <w:ind w:left="0" w:firstLine="0"/>
                                <w:jc w:val="left"/>
                              </w:pPr>
                              <w:r>
                                <w:rPr>
                                  <w:rFonts w:ascii="Calibri" w:eastAsia="Calibri" w:hAnsi="Calibri" w:cs="Calibri"/>
                                  <w:color w:val="FFFFFF"/>
                                  <w:sz w:val="26"/>
                                </w:rPr>
                                <w:t>x</w:t>
                              </w:r>
                            </w:p>
                          </w:txbxContent>
                        </wps:txbx>
                        <wps:bodyPr horzOverflow="overflow" vert="horz" lIns="0" tIns="0" rIns="0" bIns="0" rtlCol="0">
                          <a:noAutofit/>
                        </wps:bodyPr>
                      </wps:wsp>
                      <wps:wsp>
                        <wps:cNvPr id="994" name="Shape 994"/>
                        <wps:cNvSpPr/>
                        <wps:spPr>
                          <a:xfrm>
                            <a:off x="2095666" y="1523634"/>
                            <a:ext cx="623691" cy="223017"/>
                          </a:xfrm>
                          <a:custGeom>
                            <a:avLst/>
                            <a:gdLst/>
                            <a:ahLst/>
                            <a:cxnLst/>
                            <a:rect l="0" t="0" r="0" b="0"/>
                            <a:pathLst>
                              <a:path w="623691" h="223017">
                                <a:moveTo>
                                  <a:pt x="37169" y="0"/>
                                </a:moveTo>
                                <a:lnTo>
                                  <a:pt x="586522" y="0"/>
                                </a:lnTo>
                                <a:cubicBezTo>
                                  <a:pt x="607049" y="0"/>
                                  <a:pt x="623691" y="16642"/>
                                  <a:pt x="623691" y="37170"/>
                                </a:cubicBezTo>
                                <a:lnTo>
                                  <a:pt x="623691" y="185848"/>
                                </a:lnTo>
                                <a:cubicBezTo>
                                  <a:pt x="623691" y="206375"/>
                                  <a:pt x="607049" y="223017"/>
                                  <a:pt x="586522" y="223017"/>
                                </a:cubicBezTo>
                                <a:lnTo>
                                  <a:pt x="37169" y="223017"/>
                                </a:lnTo>
                                <a:cubicBezTo>
                                  <a:pt x="16642" y="223017"/>
                                  <a:pt x="0" y="206375"/>
                                  <a:pt x="0" y="185848"/>
                                </a:cubicBezTo>
                                <a:lnTo>
                                  <a:pt x="0" y="37170"/>
                                </a:lnTo>
                                <a:cubicBezTo>
                                  <a:pt x="0" y="16642"/>
                                  <a:pt x="16642" y="0"/>
                                  <a:pt x="37169" y="0"/>
                                </a:cubicBezTo>
                                <a:close/>
                              </a:path>
                            </a:pathLst>
                          </a:custGeom>
                          <a:ln w="0" cap="flat">
                            <a:miter lim="101600"/>
                          </a:ln>
                        </wps:spPr>
                        <wps:style>
                          <a:lnRef idx="0">
                            <a:srgbClr val="000000">
                              <a:alpha val="0"/>
                            </a:srgbClr>
                          </a:lnRef>
                          <a:fillRef idx="1">
                            <a:srgbClr val="FFC000"/>
                          </a:fillRef>
                          <a:effectRef idx="0">
                            <a:scrgbClr r="0" g="0" b="0"/>
                          </a:effectRef>
                          <a:fontRef idx="none"/>
                        </wps:style>
                        <wps:bodyPr/>
                      </wps:wsp>
                      <wps:wsp>
                        <wps:cNvPr id="995" name="Shape 995"/>
                        <wps:cNvSpPr/>
                        <wps:spPr>
                          <a:xfrm>
                            <a:off x="2095666" y="1523634"/>
                            <a:ext cx="623691" cy="223017"/>
                          </a:xfrm>
                          <a:custGeom>
                            <a:avLst/>
                            <a:gdLst/>
                            <a:ahLst/>
                            <a:cxnLst/>
                            <a:rect l="0" t="0" r="0" b="0"/>
                            <a:pathLst>
                              <a:path w="623691" h="223017">
                                <a:moveTo>
                                  <a:pt x="0" y="37170"/>
                                </a:moveTo>
                                <a:cubicBezTo>
                                  <a:pt x="0" y="16642"/>
                                  <a:pt x="16642" y="0"/>
                                  <a:pt x="37169" y="0"/>
                                </a:cubicBezTo>
                                <a:lnTo>
                                  <a:pt x="586522" y="0"/>
                                </a:lnTo>
                                <a:cubicBezTo>
                                  <a:pt x="607049" y="0"/>
                                  <a:pt x="623691" y="16642"/>
                                  <a:pt x="623691" y="37170"/>
                                </a:cubicBezTo>
                                <a:lnTo>
                                  <a:pt x="623691" y="185848"/>
                                </a:lnTo>
                                <a:cubicBezTo>
                                  <a:pt x="623691" y="206375"/>
                                  <a:pt x="607049" y="223017"/>
                                  <a:pt x="586522" y="223017"/>
                                </a:cubicBezTo>
                                <a:lnTo>
                                  <a:pt x="37169" y="223017"/>
                                </a:lnTo>
                                <a:cubicBezTo>
                                  <a:pt x="16642" y="223017"/>
                                  <a:pt x="0" y="206375"/>
                                  <a:pt x="0" y="185848"/>
                                </a:cubicBezTo>
                                <a:close/>
                              </a:path>
                            </a:pathLst>
                          </a:custGeom>
                          <a:ln w="5040" cap="flat">
                            <a:miter lim="101600"/>
                          </a:ln>
                        </wps:spPr>
                        <wps:style>
                          <a:lnRef idx="1">
                            <a:srgbClr val="41719C"/>
                          </a:lnRef>
                          <a:fillRef idx="0">
                            <a:srgbClr val="000000">
                              <a:alpha val="0"/>
                            </a:srgbClr>
                          </a:fillRef>
                          <a:effectRef idx="0">
                            <a:scrgbClr r="0" g="0" b="0"/>
                          </a:effectRef>
                          <a:fontRef idx="none"/>
                        </wps:style>
                        <wps:bodyPr/>
                      </wps:wsp>
                      <wps:wsp>
                        <wps:cNvPr id="996" name="Rectangle 996"/>
                        <wps:cNvSpPr/>
                        <wps:spPr>
                          <a:xfrm>
                            <a:off x="2264503" y="1409396"/>
                            <a:ext cx="382077" cy="128014"/>
                          </a:xfrm>
                          <a:prstGeom prst="rect">
                            <a:avLst/>
                          </a:prstGeom>
                          <a:ln>
                            <a:noFill/>
                          </a:ln>
                        </wps:spPr>
                        <wps:txbx>
                          <w:txbxContent>
                            <w:p w14:paraId="112C1534" w14:textId="77777777" w:rsidR="008D08FB" w:rsidRDefault="008D08FB">
                              <w:pPr>
                                <w:spacing w:after="160" w:line="259" w:lineRule="auto"/>
                                <w:ind w:left="0" w:firstLine="0"/>
                                <w:jc w:val="left"/>
                              </w:pPr>
                              <w:r>
                                <w:rPr>
                                  <w:rFonts w:ascii="Calibri" w:eastAsia="Calibri" w:hAnsi="Calibri" w:cs="Calibri"/>
                                  <w:b/>
                                  <w:color w:val="FFC000"/>
                                  <w:sz w:val="15"/>
                                </w:rPr>
                                <w:t>Scoring</w:t>
                              </w:r>
                            </w:p>
                          </w:txbxContent>
                        </wps:txbx>
                        <wps:bodyPr horzOverflow="overflow" vert="horz" lIns="0" tIns="0" rIns="0" bIns="0" rtlCol="0">
                          <a:noAutofit/>
                        </wps:bodyPr>
                      </wps:wsp>
                    </wpg:wgp>
                  </a:graphicData>
                </a:graphic>
              </wp:inline>
            </w:drawing>
          </mc:Choice>
          <mc:Fallback>
            <w:pict>
              <v:group w14:anchorId="20383C8A" id="Group 25772" o:spid="_x0000_s1026" style="width:391.2pt;height:218.85pt;mso-position-horizontal-relative:char;mso-position-vertical-relative:line" coordsize="49681,2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">
                <v:shape id="Shape 877" o:spid="_x0000_s1027" style="position:absolute;left:24979;top:3842;width:1631;height:7586;visibility:visible;mso-wrap-style:square;v-text-anchor:top" coordsize="163168,75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" path="m163168,758510v-45045,,-81584,-6091,-81584,-13598l81584,127731c81584,120223,45045,114133,,114133v45045,,81584,-6090,81584,-13597l81584,13597c81584,6090,118123,,163168,e" filled="f" strokecolor="#5b9bd5" strokeweight=".4375mm">
                  <v:stroke miterlimit="83231f" joinstyle="miter"/>
                  <v:path arrowok="t" textboxrect="0,0,163168,758510"/>
                </v:shape>
                <v:shape id="Shape 30975" o:spid="_x0000_s1028" style="position:absolute;left:22986;top:6039;width:2175;height:1537;visibility:visible;mso-wrap-style:square;v-text-anchor:top" coordsize="217489,15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" path="m,l217489,r,153618l,153618,,e" fillcolor="#c55a11" stroked="f" strokeweight="0">
                  <v:stroke miterlimit="83231f" joinstyle="miter"/>
                  <v:path arrowok="t" textboxrect="0,0,217489,153618"/>
                </v:shape>
                <v:shape id="Shape 30976" o:spid="_x0000_s1029" style="position:absolute;left:25161;top:6039;width:2175;height:1537;visibility:visible;mso-wrap-style:square;v-text-anchor:top" coordsize="217489,15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" path="m,l217489,r,153618l,153618,,e" fillcolor="#548235" stroked="f" strokeweight="0">
                  <v:stroke miterlimit="83231f" joinstyle="miter"/>
                  <v:path arrowok="t" textboxrect="0,0,217489,153618"/>
                </v:shape>
                <v:shape id="Shape 30977" o:spid="_x0000_s1030" style="position:absolute;left:27336;top:6039;width:2175;height:1537;visibility:visible;mso-wrap-style:square;v-text-anchor:top" coordsize="217489,15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" path="m,l217489,r,153618l,153618,,e" fillcolor="#8497b0" stroked="f" strokeweight="0">
                  <v:stroke miterlimit="83231f" joinstyle="miter"/>
                  <v:path arrowok="t" textboxrect="0,0,217489,153618"/>
                </v:shape>
                <v:shape id="Shape 30978" o:spid="_x0000_s1031" style="position:absolute;left:22986;top:7576;width:2175;height:1095;visibility:visible;mso-wrap-style:square;v-text-anchor:top" coordsize="217489,10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" path="m,l217489,r,109519l,109519,,e" fillcolor="#f4b183" stroked="f" strokeweight="0">
                  <v:stroke miterlimit="83231f" joinstyle="miter"/>
                  <v:path arrowok="t" textboxrect="0,0,217489,109519"/>
                </v:shape>
                <v:shape id="Shape 30979" o:spid="_x0000_s1032" style="position:absolute;left:25161;top:7576;width:2175;height:1095;visibility:visible;mso-wrap-style:square;v-text-anchor:top" coordsize="217489,10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" path="m,l217489,r,109519l,109519,,e" fillcolor="#a9d18e" stroked="f" strokeweight="0">
                  <v:stroke miterlimit="83231f" joinstyle="miter"/>
                  <v:path arrowok="t" textboxrect="0,0,217489,109519"/>
                </v:shape>
                <v:shape id="Shape 30980" o:spid="_x0000_s1033" style="position:absolute;left:27336;top:7576;width:2175;height:1095;visibility:visible;mso-wrap-style:square;v-text-anchor:top" coordsize="217489,10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" path="m,l217489,r,109519l,109519,,e" fillcolor="#adb9ca" stroked="f" strokeweight="0">
                  <v:stroke miterlimit="83231f" joinstyle="miter"/>
                  <v:path arrowok="t" textboxrect="0,0,217489,109519"/>
                </v:shape>
                <v:shape id="Shape 30981" o:spid="_x0000_s1034" style="position:absolute;left:22986;top:8671;width:2175;height:1095;visibility:visible;mso-wrap-style:square;v-text-anchor:top" coordsize="217489,10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" path="m,l217489,r,109519l,109519,,e" fillcolor="#f4b183" stroked="f" strokeweight="0">
                  <v:stroke miterlimit="83231f" joinstyle="miter"/>
                  <v:path arrowok="t" textboxrect="0,0,217489,109519"/>
                </v:shape>
                <v:shape id="Shape 30982" o:spid="_x0000_s1035" style="position:absolute;left:25161;top:8671;width:2175;height:1095;visibility:visible;mso-wrap-style:square;v-text-anchor:top" coordsize="217489,10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" path="m,l217489,r,109519l,109519,,e" fillcolor="#a9d18e" stroked="f" strokeweight="0">
                  <v:stroke miterlimit="83231f" joinstyle="miter"/>
                  <v:path arrowok="t" textboxrect="0,0,217489,109519"/>
                </v:shape>
                <v:shape id="Shape 30983" o:spid="_x0000_s1036" style="position:absolute;left:27336;top:8671;width:2175;height:1095;visibility:visible;mso-wrap-style:square;v-text-anchor:top" coordsize="217489,10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" path="m,l217489,r,109519l,109519,,e" fillcolor="#adb9ca" stroked="f" strokeweight="0">
                  <v:stroke miterlimit="83231f" joinstyle="miter"/>
                  <v:path arrowok="t" textboxrect="0,0,217489,109519"/>
                </v:shape>
                <v:shape id="Shape 30984" o:spid="_x0000_s1037" style="position:absolute;left:22986;top:9766;width:2175;height:1095;visibility:visible;mso-wrap-style:square;v-text-anchor:top" coordsize="217489,10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" path="m,l217489,r,109519l,109519,,e" fillcolor="#f4b183" stroked="f" strokeweight="0">
                  <v:stroke miterlimit="83231f" joinstyle="miter"/>
                  <v:path arrowok="t" textboxrect="0,0,217489,109519"/>
                </v:shape>
                <v:shape id="Shape 30985" o:spid="_x0000_s1038" style="position:absolute;left:25161;top:9766;width:2175;height:1095;visibility:visible;mso-wrap-style:square;v-text-anchor:top" coordsize="217489,10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" path="m,l217489,r,109519l,109519,,e" fillcolor="#a9d18e" stroked="f" strokeweight="0">
                  <v:stroke miterlimit="83231f" joinstyle="miter"/>
                  <v:path arrowok="t" textboxrect="0,0,217489,109519"/>
                </v:shape>
                <v:shape id="Shape 30986" o:spid="_x0000_s1039" style="position:absolute;left:27336;top:9766;width:2175;height:1095;visibility:visible;mso-wrap-style:square;v-text-anchor:top" coordsize="217489,10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" path="m,l217489,r,109519l,109519,,e" fillcolor="#adb9ca" stroked="f" strokeweight="0">
                  <v:stroke miterlimit="83231f" joinstyle="miter"/>
                  <v:path arrowok="t" textboxrect="0,0,217489,109519"/>
                </v:shape>
                <v:shape id="Shape 894" o:spid="_x0000_s1040" style="position:absolute;left:22986;top:6013;width:0;height:4874;visibility:visible;mso-wrap-style:square;v-text-anchor:top" coordsize="0,48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" path="m,l,487404e" filled="f" strokeweight=".14583mm">
                  <v:path arrowok="t" textboxrect="0,0,0,487404"/>
                </v:shape>
                <v:shape id="Shape 895" o:spid="_x0000_s1041" style="position:absolute;left:20785;top:7576;width:8752;height:0;visibility:visible;mso-wrap-style:square;v-text-anchor:top" coordsize="875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" path="m,l875215,e" filled="f" strokeweight=".14583mm">
                  <v:path arrowok="t" textboxrect="0,0,875215,0"/>
                </v:shape>
                <v:shape id="Shape 896" o:spid="_x0000_s1042" style="position:absolute;left:20811;top:6013;width:0;height:4874;visibility:visible;mso-wrap-style:square;v-text-anchor:top" coordsize="0,48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" path="m,l,487404e" filled="f" strokeweight=".14583mm">
                  <v:path arrowok="t" textboxrect="0,0,0,487404"/>
                </v:shape>
                <v:shape id="Shape 897" o:spid="_x0000_s1043" style="position:absolute;left:29511;top:6013;width:0;height:4874;visibility:visible;mso-wrap-style:square;v-text-anchor:top" coordsize="0,48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" path="m,l,487404e" filled="f" strokeweight=".14583mm">
                  <v:path arrowok="t" textboxrect="0,0,0,487404"/>
                </v:shape>
                <v:shape id="Shape 898" o:spid="_x0000_s1044" style="position:absolute;left:20785;top:6040;width:8752;height:0;visibility:visible;mso-wrap-style:square;v-text-anchor:top" coordsize="875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" path="m,l875215,e" filled="f" strokeweight=".14583mm">
                  <v:path arrowok="t" textboxrect="0,0,875215,0"/>
                </v:shape>
                <v:shape id="Shape 899" o:spid="_x0000_s1045" style="position:absolute;left:20785;top:10861;width:8752;height:0;visibility:visible;mso-wrap-style:square;v-text-anchor:top" coordsize="875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" path="m,l875215,e" filled="f" strokeweight=".14583mm">
                  <v:path arrowok="t" textboxrect="0,0,875215,0"/>
                </v:shape>
                <v:rect id="Rectangle 900" o:spid="_x0000_s1046" style="position:absolute;left:21091;top:6373;width:74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1247C85A" w14:textId="77777777" w:rsidR="008D08FB" w:rsidRDefault="008D08FB">
                        <w:pPr>
                          <w:spacing w:after="160" w:line="259" w:lineRule="auto"/>
                          <w:ind w:left="0" w:firstLine="0"/>
                          <w:jc w:val="left"/>
                        </w:pPr>
                        <w:r>
                          <w:rPr>
                            <w:rFonts w:ascii="Calibri" w:eastAsia="Calibri" w:hAnsi="Calibri" w:cs="Calibri"/>
                            <w:b/>
                            <w:sz w:val="17"/>
                          </w:rPr>
                          <w:t>C</w:t>
                        </w:r>
                      </w:p>
                    </w:txbxContent>
                  </v:textbox>
                </v:rect>
                <v:rect id="Rectangle 901" o:spid="_x0000_s1047" style="position:absolute;left:21645;top:6323;width:464;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667EAFE1" w14:textId="77777777" w:rsidR="008D08FB" w:rsidRDefault="008D08FB">
                        <w:pPr>
                          <w:spacing w:after="160" w:line="259" w:lineRule="auto"/>
                          <w:ind w:left="0" w:firstLine="0"/>
                          <w:jc w:val="left"/>
                        </w:pPr>
                        <w:r>
                          <w:rPr>
                            <w:rFonts w:ascii="Calibri" w:eastAsia="Calibri" w:hAnsi="Calibri" w:cs="Calibri"/>
                            <w:b/>
                            <w:sz w:val="11"/>
                          </w:rPr>
                          <w:t>+</w:t>
                        </w:r>
                      </w:p>
                    </w:txbxContent>
                  </v:textbox>
                </v:rect>
                <v:rect id="Rectangle 902" o:spid="_x0000_s1048" style="position:absolute;left:23266;top:6373;width:179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7ADE5E27" w14:textId="77777777" w:rsidR="008D08FB" w:rsidRDefault="008D08FB">
                        <w:pPr>
                          <w:spacing w:after="160" w:line="259" w:lineRule="auto"/>
                          <w:ind w:left="0" w:firstLine="0"/>
                          <w:jc w:val="left"/>
                        </w:pPr>
                        <w:r>
                          <w:rPr>
                            <w:rFonts w:ascii="Calibri" w:eastAsia="Calibri" w:hAnsi="Calibri" w:cs="Calibri"/>
                            <w:b/>
                            <w:sz w:val="17"/>
                          </w:rPr>
                          <w:t>0.1</w:t>
                        </w:r>
                      </w:p>
                    </w:txbxContent>
                  </v:textbox>
                </v:rect>
                <v:rect id="Rectangle 903" o:spid="_x0000_s1049" style="position:absolute;left:25441;top:6373;width:70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0174A61C" w14:textId="77777777" w:rsidR="008D08FB" w:rsidRDefault="008D08FB">
                        <w:pPr>
                          <w:spacing w:after="160" w:line="259" w:lineRule="auto"/>
                          <w:ind w:left="0" w:firstLine="0"/>
                          <w:jc w:val="left"/>
                        </w:pPr>
                        <w:r>
                          <w:rPr>
                            <w:rFonts w:ascii="Calibri" w:eastAsia="Calibri" w:hAnsi="Calibri" w:cs="Calibri"/>
                            <w:b/>
                            <w:sz w:val="17"/>
                          </w:rPr>
                          <w:t>1</w:t>
                        </w:r>
                      </w:p>
                    </w:txbxContent>
                  </v:textbox>
                </v:rect>
                <v:rect id="Rectangle 904" o:spid="_x0000_s1050" style="position:absolute;left:27616;top:6373;width:142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F62995E" w14:textId="77777777" w:rsidR="008D08FB" w:rsidRDefault="008D08FB">
                        <w:pPr>
                          <w:spacing w:after="160" w:line="259" w:lineRule="auto"/>
                          <w:ind w:left="0" w:firstLine="0"/>
                          <w:jc w:val="left"/>
                        </w:pPr>
                        <w:r>
                          <w:rPr>
                            <w:rFonts w:ascii="Calibri" w:eastAsia="Calibri" w:hAnsi="Calibri" w:cs="Calibri"/>
                            <w:b/>
                            <w:sz w:val="17"/>
                          </w:rPr>
                          <w:t>10</w:t>
                        </w:r>
                      </w:p>
                    </w:txbxContent>
                  </v:textbox>
                </v:rect>
                <v:rect id="Rectangle 905" o:spid="_x0000_s1051" style="position:absolute;left:21091;top:8526;width:1192;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779B892F" w14:textId="77777777" w:rsidR="008D08FB" w:rsidRDefault="008D08FB">
                        <w:pPr>
                          <w:spacing w:after="160" w:line="259" w:lineRule="auto"/>
                          <w:ind w:left="0" w:firstLine="0"/>
                          <w:jc w:val="left"/>
                        </w:pPr>
                        <w:r>
                          <w:rPr>
                            <w:rFonts w:ascii="Calibri" w:eastAsia="Calibri" w:hAnsi="Calibri" w:cs="Calibri"/>
                            <w:sz w:val="26"/>
                          </w:rPr>
                          <w:t>C</w:t>
                        </w:r>
                      </w:p>
                    </w:txbxContent>
                  </v:textbox>
                </v:rect>
                <v:rect id="Rectangle 906" o:spid="_x0000_s1052" style="position:absolute;left:21986;top:8442;width:45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60C07478" w14:textId="77777777" w:rsidR="008D08FB" w:rsidRDefault="008D08FB">
                        <w:pPr>
                          <w:spacing w:after="160" w:line="259" w:lineRule="auto"/>
                          <w:ind w:left="0" w:firstLine="0"/>
                          <w:jc w:val="left"/>
                        </w:pPr>
                        <w:r>
                          <w:rPr>
                            <w:rFonts w:ascii="Calibri" w:eastAsia="Calibri" w:hAnsi="Calibri" w:cs="Calibri"/>
                            <w:sz w:val="18"/>
                          </w:rPr>
                          <w:t>-</w:t>
                        </w:r>
                      </w:p>
                    </w:txbxContent>
                  </v:textbox>
                </v:rect>
                <v:rect id="Rectangle 907" o:spid="_x0000_s1053" style="position:absolute;left:23266;top:7842;width:1163;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219F89A5" w14:textId="77777777" w:rsidR="008D08FB" w:rsidRDefault="008D08FB">
                        <w:pPr>
                          <w:spacing w:after="160" w:line="259" w:lineRule="auto"/>
                          <w:ind w:left="0" w:firstLine="0"/>
                          <w:jc w:val="left"/>
                        </w:pPr>
                        <w:r>
                          <w:rPr>
                            <w:rFonts w:ascii="Calibri" w:eastAsia="Calibri" w:hAnsi="Calibri" w:cs="Calibri"/>
                            <w:b/>
                            <w:sz w:val="11"/>
                          </w:rPr>
                          <w:t>0.1</w:t>
                        </w:r>
                      </w:p>
                    </w:txbxContent>
                  </v:textbox>
                </v:rect>
                <v:rect id="Rectangle 908" o:spid="_x0000_s1054" style="position:absolute;left:25441;top:7842;width:45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6E5041C0" w14:textId="77777777" w:rsidR="008D08FB" w:rsidRDefault="008D08FB">
                        <w:pPr>
                          <w:spacing w:after="160" w:line="259" w:lineRule="auto"/>
                          <w:ind w:left="0" w:firstLine="0"/>
                          <w:jc w:val="left"/>
                        </w:pPr>
                        <w:r>
                          <w:rPr>
                            <w:rFonts w:ascii="Calibri" w:eastAsia="Calibri" w:hAnsi="Calibri" w:cs="Calibri"/>
                            <w:b/>
                            <w:sz w:val="11"/>
                          </w:rPr>
                          <w:t>1</w:t>
                        </w:r>
                      </w:p>
                    </w:txbxContent>
                  </v:textbox>
                </v:rect>
                <v:rect id="Rectangle 909" o:spid="_x0000_s1055" style="position:absolute;left:27616;top:7842;width:92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092321C7" w14:textId="77777777" w:rsidR="008D08FB" w:rsidRDefault="008D08FB">
                        <w:pPr>
                          <w:spacing w:after="160" w:line="259" w:lineRule="auto"/>
                          <w:ind w:left="0" w:firstLine="0"/>
                          <w:jc w:val="left"/>
                        </w:pPr>
                        <w:r>
                          <w:rPr>
                            <w:rFonts w:ascii="Calibri" w:eastAsia="Calibri" w:hAnsi="Calibri" w:cs="Calibri"/>
                            <w:b/>
                            <w:sz w:val="11"/>
                          </w:rPr>
                          <w:t>10</w:t>
                        </w:r>
                      </w:p>
                    </w:txbxContent>
                  </v:textbox>
                </v:rect>
                <v:rect id="Rectangle 910" o:spid="_x0000_s1056" style="position:absolute;left:23266;top:8937;width:1163;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03CB3710" w14:textId="77777777" w:rsidR="008D08FB" w:rsidRDefault="008D08FB">
                        <w:pPr>
                          <w:spacing w:after="160" w:line="259" w:lineRule="auto"/>
                          <w:ind w:left="0" w:firstLine="0"/>
                          <w:jc w:val="left"/>
                        </w:pPr>
                        <w:r>
                          <w:rPr>
                            <w:rFonts w:ascii="Calibri" w:eastAsia="Calibri" w:hAnsi="Calibri" w:cs="Calibri"/>
                            <w:b/>
                            <w:sz w:val="11"/>
                          </w:rPr>
                          <w:t>0.3</w:t>
                        </w:r>
                      </w:p>
                    </w:txbxContent>
                  </v:textbox>
                </v:rect>
                <v:rect id="Rectangle 911" o:spid="_x0000_s1057" style="position:absolute;left:25441;top:8937;width:45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376D9853" w14:textId="77777777" w:rsidR="008D08FB" w:rsidRDefault="008D08FB">
                        <w:pPr>
                          <w:spacing w:after="160" w:line="259" w:lineRule="auto"/>
                          <w:ind w:left="0" w:firstLine="0"/>
                          <w:jc w:val="left"/>
                        </w:pPr>
                        <w:r>
                          <w:rPr>
                            <w:rFonts w:ascii="Calibri" w:eastAsia="Calibri" w:hAnsi="Calibri" w:cs="Calibri"/>
                            <w:b/>
                            <w:sz w:val="11"/>
                          </w:rPr>
                          <w:t>3</w:t>
                        </w:r>
                      </w:p>
                    </w:txbxContent>
                  </v:textbox>
                </v:rect>
                <v:rect id="Rectangle 912" o:spid="_x0000_s1058" style="position:absolute;left:27616;top:8937;width:92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0920EE99" w14:textId="77777777" w:rsidR="008D08FB" w:rsidRDefault="008D08FB">
                        <w:pPr>
                          <w:spacing w:after="160" w:line="259" w:lineRule="auto"/>
                          <w:ind w:left="0" w:firstLine="0"/>
                          <w:jc w:val="left"/>
                        </w:pPr>
                        <w:r>
                          <w:rPr>
                            <w:rFonts w:ascii="Calibri" w:eastAsia="Calibri" w:hAnsi="Calibri" w:cs="Calibri"/>
                            <w:b/>
                            <w:sz w:val="11"/>
                          </w:rPr>
                          <w:t>30</w:t>
                        </w:r>
                      </w:p>
                    </w:txbxContent>
                  </v:textbox>
                </v:rect>
                <v:rect id="Rectangle 913" o:spid="_x0000_s1059" style="position:absolute;left:23266;top:10032;width:45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4D636405" w14:textId="77777777" w:rsidR="008D08FB" w:rsidRDefault="008D08FB">
                        <w:pPr>
                          <w:spacing w:after="160" w:line="259" w:lineRule="auto"/>
                          <w:ind w:left="0" w:firstLine="0"/>
                          <w:jc w:val="left"/>
                        </w:pPr>
                        <w:r>
                          <w:rPr>
                            <w:rFonts w:ascii="Calibri" w:eastAsia="Calibri" w:hAnsi="Calibri" w:cs="Calibri"/>
                            <w:b/>
                            <w:sz w:val="11"/>
                          </w:rPr>
                          <w:t>1</w:t>
                        </w:r>
                      </w:p>
                    </w:txbxContent>
                  </v:textbox>
                </v:rect>
                <v:rect id="Rectangle 914" o:spid="_x0000_s1060" style="position:absolute;left:25441;top:10032;width:91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344550B8" w14:textId="77777777" w:rsidR="008D08FB" w:rsidRDefault="008D08FB">
                        <w:pPr>
                          <w:spacing w:after="160" w:line="259" w:lineRule="auto"/>
                          <w:ind w:left="0" w:firstLine="0"/>
                          <w:jc w:val="left"/>
                        </w:pPr>
                        <w:r>
                          <w:rPr>
                            <w:rFonts w:ascii="Calibri" w:eastAsia="Calibri" w:hAnsi="Calibri" w:cs="Calibri"/>
                            <w:b/>
                            <w:sz w:val="11"/>
                          </w:rPr>
                          <w:t>10</w:t>
                        </w:r>
                      </w:p>
                    </w:txbxContent>
                  </v:textbox>
                </v:rect>
                <v:rect id="Rectangle 915" o:spid="_x0000_s1061" style="position:absolute;left:27616;top:10032;width:138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606E0AD4" w14:textId="77777777" w:rsidR="008D08FB" w:rsidRDefault="008D08FB">
                        <w:pPr>
                          <w:spacing w:after="160" w:line="259" w:lineRule="auto"/>
                          <w:ind w:left="0" w:firstLine="0"/>
                          <w:jc w:val="left"/>
                        </w:pPr>
                        <w:r>
                          <w:rPr>
                            <w:rFonts w:ascii="Calibri" w:eastAsia="Calibri" w:hAnsi="Calibri" w:cs="Calibri"/>
                            <w:b/>
                            <w:sz w:val="11"/>
                          </w:rPr>
                          <w:t>100</w:t>
                        </w:r>
                      </w:p>
                    </w:txbxContent>
                  </v:textbox>
                </v:rect>
                <v:shape id="Shape 916" o:spid="_x0000_s1062" style="position:absolute;left:910;top:3839;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" path="m37169,l586522,v20527,,37169,16642,37169,37169l623691,185847v,20527,-16642,37170,-37169,37170l37169,223017c16642,223017,,206374,,185847l,37169c,16642,16642,,37169,xe" fillcolor="#5b9bd5" stroked="f" strokeweight="0">
                  <v:path arrowok="t" textboxrect="0,0,623691,223017"/>
                </v:shape>
                <v:shape id="Shape 917" o:spid="_x0000_s1063" style="position:absolute;left:910;top:3839;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" path="m,37169c,16642,16642,,37169,l586522,v20527,,37169,16642,37169,37169l623691,185847v,20527,-16642,37170,-37169,37170l37169,223017c16642,223017,,206374,,185847l,37169xe" filled="f" strokecolor="#41719c" strokeweight=".14mm">
                  <v:stroke miterlimit="66585f" joinstyle="miter"/>
                  <v:path arrowok="t" textboxrect="0,0,623691,223017"/>
                </v:shape>
                <v:shape id="Shape 918" o:spid="_x0000_s1064" style="position:absolute;left:7178;top:3839;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" path="m37169,l586522,v20527,,37169,16642,37169,37169l623691,185847v,20527,-16642,37170,-37169,37170l37169,223017c16642,223017,,206374,,185847l,37169c,16642,16642,,37169,xe" fillcolor="#5b9bd5" stroked="f" strokeweight="0">
                  <v:stroke miterlimit="66585f" joinstyle="miter"/>
                  <v:path arrowok="t" textboxrect="0,0,623691,223017"/>
                </v:shape>
                <v:shape id="Shape 919" o:spid="_x0000_s1065" style="position:absolute;left:7178;top:3839;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" path="m,37169c,16642,16642,,37169,l586522,v20527,,37169,16642,37169,37169l623691,185847v,20527,-16642,37170,-37169,37170l37169,223017c16642,223017,,206374,,185847l,37169xe" filled="f" strokecolor="#41719c" strokeweight=".14mm">
                  <v:stroke miterlimit="66585f" joinstyle="miter"/>
                  <v:path arrowok="t" textboxrect="0,0,623691,223017"/>
                </v:shape>
                <v:shape id="Shape 920" o:spid="_x0000_s1066" style="position:absolute;left:13447;top:3839;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" path="m37169,l586522,v20527,,37169,16642,37169,37169l623691,185847v,20527,-16642,37170,-37169,37170l37169,223017c16642,223017,,206374,,185847l,37169c,16642,16642,,37169,xe" fillcolor="#ffc000" stroked="f" strokeweight="0">
                  <v:stroke miterlimit="66585f" joinstyle="miter"/>
                  <v:path arrowok="t" textboxrect="0,0,623691,223017"/>
                </v:shape>
                <v:shape id="Shape 921" o:spid="_x0000_s1067" style="position:absolute;left:13447;top:3839;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" path="m,37169c,16642,16642,,37169,l586522,v20527,,37169,16642,37169,37169l623691,185847v,20527,-16642,37170,-37169,37170l37169,223017c16642,223017,,206374,,185847l,37169xe" filled="f" strokecolor="#41719c" strokeweight=".14mm">
                  <v:stroke miterlimit="66585f" joinstyle="miter"/>
                  <v:path arrowok="t" textboxrect="0,0,623691,223017"/>
                </v:shape>
                <v:shape id="Shape 922" o:spid="_x0000_s1068" style="position:absolute;left:910;top:6517;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" path="m37169,l586522,v20527,,37169,16642,37169,37169l623691,185847v,20528,-16642,37170,-37169,37170l37169,223017c16642,223017,,206375,,185847l,37169c,16642,16642,,37169,xe" fillcolor="#ffc000" stroked="f" strokeweight="0">
                  <v:stroke miterlimit="66585f" joinstyle="miter"/>
                  <v:path arrowok="t" textboxrect="0,0,623691,223017"/>
                </v:shape>
                <v:shape id="Shape 923" o:spid="_x0000_s1069" style="position:absolute;left:910;top:6517;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" path="m,37169c,16642,16642,,37169,l586522,v20527,,37169,16642,37169,37169l623691,185847v,20528,-16642,37170,-37169,37170l37169,223017c16642,223017,,206375,,185847l,37169xe" filled="f" strokecolor="#41719c" strokeweight=".14mm">
                  <v:stroke miterlimit="66585f" joinstyle="miter"/>
                  <v:path arrowok="t" textboxrect="0,0,623691,223017"/>
                </v:shape>
                <v:shape id="Shape 924" o:spid="_x0000_s1070" style="position:absolute;left:7178;top:6517;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" path="m37169,l586522,v20527,,37169,16642,37169,37169l623691,185847v,20528,-16642,37170,-37169,37170l37169,223017c16642,223017,,206375,,185847l,37169c,16642,16642,,37169,xe" fillcolor="#5b9bd5" stroked="f" strokeweight="0">
                  <v:stroke miterlimit="66585f" joinstyle="miter"/>
                  <v:path arrowok="t" textboxrect="0,0,623691,223017"/>
                </v:shape>
                <v:shape id="Shape 925" o:spid="_x0000_s1071" style="position:absolute;left:7178;top:6517;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" path="m,37169c,16642,16642,,37169,l586522,v20527,,37169,16642,37169,37169l623691,185847v,20528,-16642,37170,-37169,37170l37169,223017c16642,223017,,206375,,185847l,37169xe" filled="f" strokecolor="#41719c" strokeweight=".14mm">
                  <v:stroke miterlimit="66585f" joinstyle="miter"/>
                  <v:path arrowok="t" textboxrect="0,0,623691,223017"/>
                </v:shape>
                <v:shape id="Shape 926" o:spid="_x0000_s1072" style="position:absolute;left:13447;top:6517;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" path="m37169,l586522,v20527,,37169,16642,37169,37169l623691,185847v,20528,-16642,37170,-37169,37170l37169,223017c16642,223017,,206375,,185847l,37169c,16642,16642,,37169,xe" fillcolor="#5b9bd5" stroked="f" strokeweight="0">
                  <v:stroke miterlimit="66585f" joinstyle="miter"/>
                  <v:path arrowok="t" textboxrect="0,0,623691,223017"/>
                </v:shape>
                <v:shape id="Shape 927" o:spid="_x0000_s1073" style="position:absolute;left:13447;top:6517;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" path="m,37169c,16642,16642,,37169,l586522,v20527,,37169,16642,37169,37169l623691,185847v,20528,-16642,37170,-37169,37170l37169,223017c16642,223017,,206375,,185847l,37169xe" filled="f" strokecolor="#41719c" strokeweight=".14mm">
                  <v:stroke miterlimit="66585f" joinstyle="miter"/>
                  <v:path arrowok="t" textboxrect="0,0,623691,223017"/>
                </v:shape>
                <v:shape id="Shape 928" o:spid="_x0000_s1074" style="position:absolute;left:941;top:9194;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" path="m37169,l586522,v20527,,37169,16642,37169,37170l623691,185848v,20527,-16642,37169,-37169,37169l37169,223017c16642,223017,,206375,,185848l,37170c,16642,16642,,37169,xe" fillcolor="#5b9bd5" stroked="f" strokeweight="0">
                  <v:stroke miterlimit="66585f" joinstyle="miter"/>
                  <v:path arrowok="t" textboxrect="0,0,623691,223017"/>
                </v:shape>
                <v:shape id="Shape 929" o:spid="_x0000_s1075" style="position:absolute;left:941;top:9194;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" path="m,37170c,16642,16642,,37169,l586522,v20527,,37169,16642,37169,37170l623691,185848v,20527,-16642,37169,-37169,37169l37169,223017c16642,223017,,206375,,185848l,37170xe" filled="f" strokecolor="#41719c" strokeweight=".14mm">
                  <v:stroke miterlimit="66585f" joinstyle="miter"/>
                  <v:path arrowok="t" textboxrect="0,0,623691,223017"/>
                </v:shape>
                <v:shape id="Shape 930" o:spid="_x0000_s1076" style="position:absolute;left:7210;top:9194;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" path="m37170,l586522,v20527,,37169,16642,37169,37170l623691,185848v,20527,-16642,37169,-37169,37169l37170,223017c16642,223017,,206375,,185848l,37170c,16642,16642,,37170,xe" fillcolor="#ffc000" stroked="f" strokeweight="0">
                  <v:stroke miterlimit="66585f" joinstyle="miter"/>
                  <v:path arrowok="t" textboxrect="0,0,623691,223017"/>
                </v:shape>
                <v:shape id="Shape 931" o:spid="_x0000_s1077" style="position:absolute;left:7210;top:9194;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" path="m,37170c,16642,16642,,37170,l586522,v20527,,37169,16642,37169,37170l623691,185848v,20527,-16642,37169,-37169,37169l37170,223017c16642,223017,,206375,,185848l,37170xe" filled="f" strokecolor="#41719c" strokeweight=".14mm">
                  <v:stroke miterlimit="66585f" joinstyle="miter"/>
                  <v:path arrowok="t" textboxrect="0,0,623691,223017"/>
                </v:shape>
                <v:shape id="Shape 932" o:spid="_x0000_s1078" style="position:absolute;left:13478;top:9194;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" path="m37169,l586522,v20527,,37169,16642,37169,37170l623691,185848v,20527,-16642,37169,-37169,37169l37169,223017c16642,223017,,206375,,185848l,37170c,16642,16642,,37169,xe" fillcolor="#5b9bd5" stroked="f" strokeweight="0">
                  <v:stroke miterlimit="66585f" joinstyle="miter"/>
                  <v:path arrowok="t" textboxrect="0,0,623691,223017"/>
                </v:shape>
                <v:shape id="Shape 933" o:spid="_x0000_s1079" style="position:absolute;left:13478;top:9194;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" path="m,37170c,16642,16642,,37169,l586522,v20527,,37169,16642,37169,37170l623691,185848v,20527,-16642,37169,-37169,37169l37169,223017c16642,223017,,206375,,185848l,37170xe" filled="f" strokecolor="#41719c" strokeweight=".14mm">
                  <v:stroke miterlimit="66585f" joinstyle="miter"/>
                  <v:path arrowok="t" textboxrect="0,0,623691,223017"/>
                </v:shape>
                <v:rect id="Rectangle 934" o:spid="_x0000_s1080" style="position:absolute;left:5613;top:2229;width:4163;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0781767D" w14:textId="77777777" w:rsidR="008D08FB" w:rsidRDefault="008D08FB">
                        <w:pPr>
                          <w:spacing w:after="160" w:line="259" w:lineRule="auto"/>
                          <w:ind w:left="0" w:firstLine="0"/>
                          <w:jc w:val="left"/>
                        </w:pPr>
                        <w:r>
                          <w:rPr>
                            <w:rFonts w:ascii="Calibri" w:eastAsia="Calibri" w:hAnsi="Calibri" w:cs="Calibri"/>
                            <w:b/>
                            <w:color w:val="5B9BD5"/>
                            <w:sz w:val="15"/>
                          </w:rPr>
                          <w:t>Training</w:t>
                        </w:r>
                      </w:p>
                    </w:txbxContent>
                  </v:textbox>
                </v:rect>
                <v:rect id="Rectangle 935" o:spid="_x0000_s1081" style="position:absolute;left:14558;top:2229;width:5298;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21A8FE09" w14:textId="77777777" w:rsidR="008D08FB" w:rsidRDefault="008D08FB">
                        <w:pPr>
                          <w:spacing w:after="160" w:line="259" w:lineRule="auto"/>
                          <w:ind w:left="0" w:firstLine="0"/>
                          <w:jc w:val="left"/>
                        </w:pPr>
                        <w:r>
                          <w:rPr>
                            <w:rFonts w:ascii="Calibri" w:eastAsia="Calibri" w:hAnsi="Calibri" w:cs="Calibri"/>
                            <w:b/>
                            <w:color w:val="FFC000"/>
                            <w:sz w:val="15"/>
                          </w:rPr>
                          <w:t>Validation</w:t>
                        </w:r>
                      </w:p>
                    </w:txbxContent>
                  </v:textbox>
                </v:rect>
                <v:shape id="Shape 936" o:spid="_x0000_s1082" style="position:absolute;left:29889;top:3839;width:4152;height:2230;visibility:visible;mso-wrap-style:square;v-text-anchor:top" coordsize="41516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" path="m37169,l377995,v20527,,37169,16642,37169,37169l415164,185847v,20527,-16642,37170,-37169,37170l37169,223017c16642,223017,,206374,,185847l,37169c,16642,16642,,37169,xe" fillcolor="#5b9bd5" stroked="f" strokeweight="0">
                  <v:stroke miterlimit="66585f" joinstyle="miter"/>
                  <v:path arrowok="t" textboxrect="0,0,415164,223017"/>
                </v:shape>
                <v:shape id="Shape 937" o:spid="_x0000_s1083" style="position:absolute;left:29889;top:3839;width:4152;height:2230;visibility:visible;mso-wrap-style:square;v-text-anchor:top" coordsize="41516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" path="m,37169c,16642,16642,,37169,l377995,v20527,,37169,16642,37169,37169l415164,185847v,20527,-16642,37170,-37169,37170l37169,223017c16642,223017,,206374,,185847l,37169xe" filled="f" strokecolor="#41719c" strokeweight=".14mm">
                  <v:stroke miterlimit="66585f" joinstyle="miter"/>
                  <v:path arrowok="t" textboxrect="0,0,415164,223017"/>
                </v:shape>
                <v:shape id="Shape 938" o:spid="_x0000_s1084" style="position:absolute;left:42489;top:3839;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" path="m37170,l586522,v20527,,37169,16642,37169,37169l623691,185847v,20527,-16642,37170,-37169,37170l37170,223017c16642,223017,,206374,,185847l,37169c,16642,16642,,37170,xe" fillcolor="#ffc000" stroked="f" strokeweight="0">
                  <v:stroke miterlimit="66585f" joinstyle="miter"/>
                  <v:path arrowok="t" textboxrect="0,0,623691,223017"/>
                </v:shape>
                <v:shape id="Shape 939" o:spid="_x0000_s1085" style="position:absolute;left:42489;top:3839;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" path="m,37169c,16642,16642,,37170,l586522,v20527,,37169,16642,37169,37169l623691,185847v,20527,-16642,37170,-37169,37170l37170,223017c16642,223017,,206374,,185847l,37169xe" filled="f" strokecolor="#41719c" strokeweight=".14mm">
                  <v:stroke miterlimit="66585f" joinstyle="miter"/>
                  <v:path arrowok="t" textboxrect="0,0,623691,223017"/>
                </v:shape>
                <v:shape id="Shape 940" o:spid="_x0000_s1086" style="position:absolute;left:42489;top:6517;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" path="m37170,l586522,v20527,,37169,16642,37169,37169l623691,185847v,20528,-16642,37170,-37169,37170l37170,223017c16642,223017,,206375,,185847l,37169c,16642,16642,,37170,xe" fillcolor="#ffc000" stroked="f" strokeweight="0">
                  <v:stroke miterlimit="66585f" joinstyle="miter"/>
                  <v:path arrowok="t" textboxrect="0,0,623691,223017"/>
                </v:shape>
                <v:shape id="Shape 941" o:spid="_x0000_s1087" style="position:absolute;left:42489;top:6517;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" path="m,37169c,16642,16642,,37170,l586522,v20527,,37169,16642,37169,37169l623691,185847v,20528,-16642,37170,-37169,37170l37170,223017c16642,223017,,206375,,185847l,37169xe" filled="f" strokecolor="#41719c" strokeweight=".14mm">
                  <v:stroke miterlimit="66585f" joinstyle="miter"/>
                  <v:path arrowok="t" textboxrect="0,0,623691,223017"/>
                </v:shape>
                <v:shape id="Shape 942" o:spid="_x0000_s1088" style="position:absolute;left:42521;top:9194;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" path="m37169,l586522,v20527,,37169,16642,37169,37170l623691,185848v,20527,-16642,37169,-37169,37169l37169,223017c16642,223017,,206375,,185848l,37170c,16642,16642,,37169,xe" fillcolor="#ffc000" stroked="f" strokeweight="0">
                  <v:stroke miterlimit="66585f" joinstyle="miter"/>
                  <v:path arrowok="t" textboxrect="0,0,623691,223017"/>
                </v:shape>
                <v:shape id="Shape 943" o:spid="_x0000_s1089" style="position:absolute;left:42521;top:9194;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" path="m,37170c,16642,16642,,37169,l586522,v20527,,37169,16642,37169,37170l623691,185848v,20527,-16642,37169,-37169,37169l37169,223017c16642,223017,,206375,,185848l,37170xe" filled="f" strokecolor="#41719c" strokeweight=".14mm">
                  <v:stroke miterlimit="66585f" joinstyle="miter"/>
                  <v:path arrowok="t" textboxrect="0,0,623691,223017"/>
                </v:shape>
                <v:shape id="Shape 944" o:spid="_x0000_s1090" style="position:absolute;left:34047;top:3839;width:4259;height:2230;visibility:visible;mso-wrap-style:square;v-text-anchor:top" coordsize="42587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" path="m37169,l388705,v20527,,37169,16642,37169,37169l425874,185847v,20527,-16642,37170,-37169,37170l37169,223017c16642,223017,,206374,,185847l,37169c,16642,16642,,37169,xe" fillcolor="#5b9bd5" stroked="f" strokeweight="0">
                  <v:stroke miterlimit="66585f" joinstyle="miter"/>
                  <v:path arrowok="t" textboxrect="0,0,425874,223017"/>
                </v:shape>
                <v:shape id="Shape 945" o:spid="_x0000_s1091" style="position:absolute;left:34047;top:3839;width:4259;height:2230;visibility:visible;mso-wrap-style:square;v-text-anchor:top" coordsize="42587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" path="m,37169c,16642,16642,,37169,l388705,v20527,,37169,16642,37169,37169l425874,185847v,20527,-16642,37170,-37169,37170l37169,223017c16642,223017,,206374,,185847l,37169xe" filled="f" strokecolor="#41719c" strokeweight=".14mm">
                  <v:stroke miterlimit="66585f" joinstyle="miter"/>
                  <v:path arrowok="t" textboxrect="0,0,425874,223017"/>
                </v:shape>
                <v:shape id="Shape 946" o:spid="_x0000_s1092" style="position:absolute;left:38306;top:3839;width:4152;height:2230;visibility:visible;mso-wrap-style:square;v-text-anchor:top" coordsize="41516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" path="m37169,l377995,v20527,,37169,16642,37169,37169l415164,185847v,20527,-16642,37170,-37169,37170l37169,223017c16642,223017,,206374,,185847l,37169c,16642,16642,,37169,xe" fillcolor="#c00000" stroked="f" strokeweight="0">
                  <v:stroke miterlimit="66585f" joinstyle="miter"/>
                  <v:path arrowok="t" textboxrect="0,0,415164,223017"/>
                </v:shape>
                <v:shape id="Shape 947" o:spid="_x0000_s1093" style="position:absolute;left:38306;top:3839;width:4152;height:2230;visibility:visible;mso-wrap-style:square;v-text-anchor:top" coordsize="41516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" path="m,37169c,16642,16642,,37169,l377995,v20527,,37169,16642,37169,37169l415164,185847v,20527,-16642,37170,-37169,37170l37169,223017c16642,223017,,206374,,185847l,37169xe" filled="f" strokecolor="#41719c" strokeweight=".14mm">
                  <v:stroke miterlimit="66585f" joinstyle="miter"/>
                  <v:path arrowok="t" textboxrect="0,0,415164,223017"/>
                </v:shape>
                <v:shape id="Shape 948" o:spid="_x0000_s1094" style="position:absolute;left:29877;top:6517;width:4151;height:2230;visibility:visible;mso-wrap-style:square;v-text-anchor:top" coordsize="415165,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" path="m37169,l377995,v20527,,37170,16642,37170,37169l415165,185847v,20528,-16643,37170,-37170,37170l37169,223017c16642,223017,,206375,,185847l,37169c,16642,16642,,37169,xe" fillcolor="#c00000" stroked="f" strokeweight="0">
                  <v:stroke miterlimit="66585f" joinstyle="miter"/>
                  <v:path arrowok="t" textboxrect="0,0,415165,223017"/>
                </v:shape>
                <v:shape id="Shape 949" o:spid="_x0000_s1095" style="position:absolute;left:29877;top:6517;width:4151;height:2230;visibility:visible;mso-wrap-style:square;v-text-anchor:top" coordsize="415165,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" path="m,37169c,16642,16642,,37169,l377995,v20527,,37170,16642,37170,37169l415165,185847v,20528,-16643,37170,-37170,37170l37169,223017c16642,223017,,206375,,185847l,37169xe" filled="f" strokecolor="#41719c" strokeweight=".14mm">
                  <v:stroke miterlimit="66585f" joinstyle="miter"/>
                  <v:path arrowok="t" textboxrect="0,0,415165,223017"/>
                </v:shape>
                <v:shape id="Shape 950" o:spid="_x0000_s1096" style="position:absolute;left:34041;top:6517;width:4253;height:2230;visibility:visible;mso-wrap-style:square;v-text-anchor:top" coordsize="42524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" path="m37170,l388075,v20527,,37169,16642,37169,37169l425244,185847v,20528,-16642,37170,-37169,37170l37170,223017c16642,223017,,206375,,185847l,37169c,16642,16642,,37170,xe" fillcolor="#5b9bd5" stroked="f" strokeweight="0">
                  <v:stroke miterlimit="66585f" joinstyle="miter"/>
                  <v:path arrowok="t" textboxrect="0,0,425244,223017"/>
                </v:shape>
                <v:shape id="Shape 951" o:spid="_x0000_s1097" style="position:absolute;left:34041;top:6517;width:4253;height:2230;visibility:visible;mso-wrap-style:square;v-text-anchor:top" coordsize="42524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" path="m,37169c,16642,16642,,37170,l388075,v20527,,37169,16642,37169,37169l425244,185847v,20528,-16642,37170,-37169,37170l37170,223017c16642,223017,,206375,,185847l,37169xe" filled="f" strokecolor="#41719c" strokeweight=".14mm">
                  <v:stroke miterlimit="66585f" joinstyle="miter"/>
                  <v:path arrowok="t" textboxrect="0,0,425244,223017"/>
                </v:shape>
                <v:shape id="Shape 952" o:spid="_x0000_s1098" style="position:absolute;left:38294;top:6517;width:4151;height:2230;visibility:visible;mso-wrap-style:square;v-text-anchor:top" coordsize="41516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" path="m37169,l377995,v20527,,37169,16642,37169,37169l415164,185847v,20528,-16642,37170,-37169,37170l37169,223017c16642,223017,,206375,,185847l,37169c,16642,16642,,37169,xe" fillcolor="#5b9bd5" stroked="f" strokeweight="0">
                  <v:stroke miterlimit="66585f" joinstyle="miter"/>
                  <v:path arrowok="t" textboxrect="0,0,415164,223017"/>
                </v:shape>
                <v:shape id="Shape 953" o:spid="_x0000_s1099" style="position:absolute;left:38294;top:6517;width:4151;height:2230;visibility:visible;mso-wrap-style:square;v-text-anchor:top" coordsize="41516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" path="m,37169c,16642,16642,,37169,l377995,v20527,,37169,16642,37169,37169l415164,185847v,20528,-16642,37170,-37169,37170l37169,223017c16642,223017,,206375,,185847l,37169xe" filled="f" strokecolor="#41719c" strokeweight=".14mm">
                  <v:stroke miterlimit="66585f" joinstyle="miter"/>
                  <v:path arrowok="t" textboxrect="0,0,415164,223017"/>
                </v:shape>
                <v:shape id="Shape 954" o:spid="_x0000_s1100" style="position:absolute;left:29927;top:9194;width:4152;height:2230;visibility:visible;mso-wrap-style:square;v-text-anchor:top" coordsize="41516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" path="m37169,l377995,v20527,,37169,16642,37169,37170l415164,185848v,20527,-16642,37169,-37169,37169l37169,223017c16642,223017,,206375,,185848l,37170c,16642,16642,,37169,xe" fillcolor="#5b9bd5" stroked="f" strokeweight="0">
                  <v:stroke miterlimit="66585f" joinstyle="miter"/>
                  <v:path arrowok="t" textboxrect="0,0,415164,223017"/>
                </v:shape>
                <v:shape id="Shape 955" o:spid="_x0000_s1101" style="position:absolute;left:29927;top:9194;width:4152;height:2230;visibility:visible;mso-wrap-style:square;v-text-anchor:top" coordsize="41516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" path="m,37170c,16642,16642,,37169,l377995,v20527,,37169,16642,37169,37170l415164,185848v,20527,-16642,37169,-37169,37169l37169,223017c16642,223017,,206375,,185848l,37170xe" filled="f" strokecolor="#41719c" strokeweight=".14mm">
                  <v:stroke miterlimit="66585f" joinstyle="miter"/>
                  <v:path arrowok="t" textboxrect="0,0,415164,223017"/>
                </v:shape>
                <v:shape id="Shape 956" o:spid="_x0000_s1102" style="position:absolute;left:34091;top:9194;width:4253;height:2230;visibility:visible;mso-wrap-style:square;v-text-anchor:top" coordsize="42524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" path="m37169,l388074,v20527,,37170,16642,37170,37170l425244,185848v,20527,-16643,37169,-37170,37169l37169,223017c16642,223017,,206375,,185848l,37170c,16642,16642,,37169,xe" fillcolor="#c00000" stroked="f" strokeweight="0">
                  <v:stroke miterlimit="66585f" joinstyle="miter"/>
                  <v:path arrowok="t" textboxrect="0,0,425244,223017"/>
                </v:shape>
                <v:shape id="Shape 957" o:spid="_x0000_s1103" style="position:absolute;left:34091;top:9194;width:4253;height:2230;visibility:visible;mso-wrap-style:square;v-text-anchor:top" coordsize="42524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" path="m,37170c,16642,16642,,37169,l388074,v20527,,37170,16642,37170,37170l425244,185848v,20527,-16643,37169,-37170,37169l37169,223017c16642,223017,,206375,,185848l,37170xe" filled="f" strokecolor="#41719c" strokeweight=".14mm">
                  <v:stroke miterlimit="66585f" joinstyle="miter"/>
                  <v:path arrowok="t" textboxrect="0,0,425244,223017"/>
                </v:shape>
                <v:shape id="Shape 958" o:spid="_x0000_s1104" style="position:absolute;left:38344;top:9194;width:4152;height:2230;visibility:visible;mso-wrap-style:square;v-text-anchor:top" coordsize="41516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" path="m37169,l377995,v20527,,37169,16642,37169,37170l415164,185848v,20527,-16642,37169,-37169,37169l37169,223017c16642,223017,,206375,,185848l,37170c,16642,16642,,37169,xe" fillcolor="#5b9bd5" stroked="f" strokeweight="0">
                  <v:stroke miterlimit="66585f" joinstyle="miter"/>
                  <v:path arrowok="t" textboxrect="0,0,415164,223017"/>
                </v:shape>
                <v:shape id="Shape 959" o:spid="_x0000_s1105" style="position:absolute;left:38344;top:9194;width:4152;height:2230;visibility:visible;mso-wrap-style:square;v-text-anchor:top" coordsize="415164,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" path="m,37170c,16642,16642,,37169,l377995,v20527,,37169,16642,37169,37170l415164,185848v,20527,-16642,37169,-37169,37169l37169,223017c16642,223017,,206375,,185848l,37170xe" filled="f" strokecolor="#41719c" strokeweight=".14mm">
                  <v:stroke miterlimit="66585f" joinstyle="miter"/>
                  <v:path arrowok="t" textboxrect="0,0,415164,223017"/>
                </v:shape>
                <v:rect id="Rectangle 960" o:spid="_x0000_s1106" style="position:absolute;left:32539;top:2229;width:4163;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14:paraId="3D434161" w14:textId="77777777" w:rsidR="008D08FB" w:rsidRDefault="008D08FB">
                        <w:pPr>
                          <w:spacing w:after="160" w:line="259" w:lineRule="auto"/>
                          <w:ind w:left="0" w:firstLine="0"/>
                          <w:jc w:val="left"/>
                        </w:pPr>
                        <w:r>
                          <w:rPr>
                            <w:rFonts w:ascii="Calibri" w:eastAsia="Calibri" w:hAnsi="Calibri" w:cs="Calibri"/>
                            <w:b/>
                            <w:color w:val="5B9BD5"/>
                            <w:sz w:val="15"/>
                          </w:rPr>
                          <w:t>Training</w:t>
                        </w:r>
                      </w:p>
                    </w:txbxContent>
                  </v:textbox>
                </v:rect>
                <v:rect id="Rectangle 961" o:spid="_x0000_s1107" style="position:absolute;left:38476;top:2229;width:5100;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44F2CBC4" w14:textId="77777777" w:rsidR="008D08FB" w:rsidRDefault="008D08FB">
                        <w:pPr>
                          <w:spacing w:after="160" w:line="259" w:lineRule="auto"/>
                          <w:ind w:left="0" w:firstLine="0"/>
                          <w:jc w:val="left"/>
                        </w:pPr>
                        <w:r>
                          <w:rPr>
                            <w:rFonts w:ascii="Calibri" w:eastAsia="Calibri" w:hAnsi="Calibri" w:cs="Calibri"/>
                            <w:color w:val="C00000"/>
                            <w:sz w:val="15"/>
                          </w:rPr>
                          <w:t>Validation</w:t>
                        </w:r>
                      </w:p>
                    </w:txbxContent>
                  </v:textbox>
                </v:rect>
                <v:shape id="Shape 962" o:spid="_x0000_s1108" style="position:absolute;left:38303;top:15504;width:1632;height:7585;visibility:visible;mso-wrap-style:square;v-text-anchor:top" coordsize="163168,75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" path="m,c45045,,81584,6090,81584,13597r,344185c81584,365290,118123,371380,163168,371380v-45045,,-81584,6090,-81584,13597l81584,744912v,7508,-36539,13598,-81584,13598e" filled="f" strokecolor="#5b9bd5" strokeweight=".4375mm">
                  <v:stroke miterlimit="66585f" joinstyle="miter"/>
                  <v:path arrowok="t" textboxrect="0,0,163168,758510"/>
                </v:shape>
                <v:shape id="Shape 965" o:spid="_x0000_s1109" style="position:absolute;left:31635;top:15500;width:6236;height:2231;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" path="m37169,l586522,v20527,,37169,16642,37169,37169l623691,185848v,20527,-16642,37169,-37169,37169l37169,223017c16642,223017,,206375,,185848l,37169c,16642,16642,,37169,xe" fillcolor="#ffc000" stroked="f" strokeweight="0">
                  <v:stroke miterlimit="66585f" joinstyle="miter"/>
                  <v:path arrowok="t" textboxrect="0,0,623691,223017"/>
                </v:shape>
                <v:shape id="Shape 966" o:spid="_x0000_s1110" style="position:absolute;left:31635;top:15500;width:6236;height:2231;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" path="m,37169c,16642,16642,,37169,l586522,v20527,,37169,16642,37169,37169l623691,185848v,20527,-16642,37169,-37169,37169l37169,223017c16642,223017,,206375,,185848l,37169xe" filled="f" strokecolor="#41719c" strokeweight=".14mm">
                  <v:stroke miterlimit="66585f" joinstyle="miter"/>
                  <v:path arrowok="t" textboxrect="0,0,623691,223017"/>
                </v:shape>
                <v:shape id="Shape 967" o:spid="_x0000_s1111" style="position:absolute;left:31635;top:18178;width:6236;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" path="m37169,l586522,v20527,,37169,16642,37169,37169l623691,185847v,20528,-16642,37170,-37169,37170l37169,223017c16642,223017,,206375,,185847l,37169c,16642,16642,,37169,xe" fillcolor="#ffc000" stroked="f" strokeweight="0">
                  <v:stroke miterlimit="66585f" joinstyle="miter"/>
                  <v:path arrowok="t" textboxrect="0,0,623691,223017"/>
                </v:shape>
                <v:shape id="Shape 968" o:spid="_x0000_s1112" style="position:absolute;left:31635;top:18178;width:6236;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" path="m,37169c,16642,16642,,37169,l586522,v20527,,37169,16642,37169,37169l623691,185847v,20528,-16642,37170,-37169,37170l37169,223017c16642,223017,,206375,,185847l,37169xe" filled="f" strokecolor="#41719c" strokeweight=".14mm">
                  <v:stroke miterlimit="66585f" joinstyle="miter"/>
                  <v:path arrowok="t" textboxrect="0,0,623691,223017"/>
                </v:shape>
                <v:shape id="Shape 969" o:spid="_x0000_s1113" style="position:absolute;left:31666;top:20855;width:6237;height:2231;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" path="m37169,l586522,v20527,,37169,16642,37169,37169l623691,185847v,20527,-16642,37170,-37169,37170l37169,223017c16642,223017,,206374,,185847l,37169c,16642,16642,,37169,xe" fillcolor="#ffc000" stroked="f" strokeweight="0">
                  <v:stroke miterlimit="66585f" joinstyle="miter"/>
                  <v:path arrowok="t" textboxrect="0,0,623691,223017"/>
                </v:shape>
                <v:shape id="Shape 970" o:spid="_x0000_s1114" style="position:absolute;left:31666;top:20855;width:6237;height:2231;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" path="m,37169c,16642,16642,,37169,l586522,v20527,,37169,16642,37169,37169l623691,185847v,20527,-16642,37170,-37169,37170l37169,223017c16642,223017,,206374,,185847l,37169xe" filled="f" strokecolor="#41719c" strokeweight=".14mm">
                  <v:stroke miterlimit="66585f" joinstyle="miter"/>
                  <v:path arrowok="t" textboxrect="0,0,623691,223017"/>
                </v:shape>
                <v:shape id="Shape 971" o:spid="_x0000_s1115" style="position:absolute;left:40606;top:15500;width:6236;height:7586;visibility:visible;mso-wrap-style:square;v-text-anchor:top" coordsize="623691,75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" path="m103948,l519743,v57381,,103948,46515,103948,103949l623691,654561v,57434,-46567,103949,-103948,103949l103948,758510c46514,758510,,711995,,654561l,103949c,46515,46514,,103948,xe" fillcolor="#ffc000" stroked="f" strokeweight="0">
                  <v:stroke miterlimit="66585f" joinstyle="miter"/>
                  <v:path arrowok="t" textboxrect="0,0,623691,758510"/>
                </v:shape>
                <v:shape id="Shape 972" o:spid="_x0000_s1116" style="position:absolute;left:40606;top:15500;width:6236;height:7586;visibility:visible;mso-wrap-style:square;v-text-anchor:top" coordsize="623691,75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" path="m,103949c,46515,46514,,103948,l519743,v57381,,103948,46515,103948,103949l623691,654561v,57434,-46567,103949,-103948,103949l103948,758510c46514,758510,,711995,,654561l,103949xe" filled="f" strokecolor="#41719c" strokeweight=".14mm">
                  <v:stroke miterlimit="66585f" joinstyle="miter"/>
                  <v:path arrowok="t" textboxrect="0,0,623691,758510"/>
                </v:shape>
                <v:rect id="Rectangle 973" o:spid="_x0000_s1117" style="position:absolute;left:35281;top:14093;width:2853;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1395641B" w14:textId="77777777" w:rsidR="008D08FB" w:rsidRDefault="008D08FB">
                        <w:pPr>
                          <w:spacing w:after="160" w:line="259" w:lineRule="auto"/>
                          <w:ind w:left="0" w:firstLine="0"/>
                          <w:jc w:val="left"/>
                        </w:pPr>
                        <w:r>
                          <w:rPr>
                            <w:rFonts w:ascii="Calibri" w:eastAsia="Calibri" w:hAnsi="Calibri" w:cs="Calibri"/>
                            <w:b/>
                            <w:color w:val="FFC000"/>
                            <w:sz w:val="15"/>
                          </w:rPr>
                          <w:t>Score</w:t>
                        </w:r>
                      </w:p>
                    </w:txbxContent>
                  </v:textbox>
                </v:rect>
                <v:rect id="Rectangle 974" o:spid="_x0000_s1118" style="position:absolute;left:37637;top:14093;width:7394;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336D2BC7" w14:textId="77777777" w:rsidR="008D08FB" w:rsidRDefault="008D08FB">
                        <w:pPr>
                          <w:spacing w:after="160" w:line="259" w:lineRule="auto"/>
                          <w:ind w:left="0" w:firstLine="0"/>
                          <w:jc w:val="left"/>
                        </w:pPr>
                        <w:r>
                          <w:rPr>
                            <w:rFonts w:ascii="Calibri" w:eastAsia="Calibri" w:hAnsi="Calibri" w:cs="Calibri"/>
                            <w:b/>
                            <w:color w:val="FFC000"/>
                            <w:sz w:val="15"/>
                          </w:rPr>
                          <w:t>Normalization</w:t>
                        </w:r>
                      </w:p>
                    </w:txbxContent>
                  </v:textbox>
                </v:rect>
                <v:shape id="Shape 975" o:spid="_x0000_s1119" style="position:absolute;left:31521;top:13623;width:15429;height:11050;visibility:visible;mso-wrap-style:square;v-text-anchor:top" coordsize="1542849,110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" path="m,184167c,82476,82476,,184167,l1358681,v101691,,184168,82476,184168,184167l1542849,920832v,101717,-82477,184173,-184168,184173l184167,1105005c82476,1105005,,1022549,,920832l,184167xe" filled="f" strokecolor="#44546a" strokeweight=".14mm">
                  <v:stroke miterlimit="66585f" joinstyle="miter"/>
                  <v:path arrowok="t" textboxrect="0,0,1542849,1105005"/>
                </v:shape>
                <v:shape id="Shape 976" o:spid="_x0000_s1120" style="position:absolute;width:49681;height:27795;visibility:visible;mso-wrap-style:square;v-text-anchor:top" coordsize="4968111,277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" path="m,463253c,207425,207409,,463259,l4504857,v255829,,463254,207425,463254,463253l4968111,2316257v,255855,-207425,463264,-463254,463264l463259,2779521c207409,2779521,,2572112,,2316257l,463253xe" filled="f" strokeweight=".4375mm">
                  <v:stroke miterlimit="66585f" joinstyle="miter"/>
                  <v:path arrowok="t" textboxrect="0,0,4968111,2779521"/>
                </v:shape>
                <v:shape id="Shape 977" o:spid="_x0000_s1121" style="position:absolute;left:3915;top:13636;width:12732;height:11043;visibility:visible;mso-wrap-style:square;v-text-anchor:top" coordsize="1273212,110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" path="m,184062c,82424,82408,,184062,r905088,c1190788,,1273212,82424,1273212,184062r,736245c1273212,1021967,1190788,1104375,1089150,1104375r-905088,c82408,1104375,,1021967,,920307l,184062xe" filled="f" strokecolor="#41719c" strokeweight=".14mm">
                  <v:stroke miterlimit="66585f" joinstyle="miter"/>
                  <v:path arrowok="t" textboxrect="0,0,1273212,11043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982" o:spid="_x0000_s1122" type="#_x0000_t75" style="position:absolute;left:3993;top:19785;width:1255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">
                  <v:imagedata r:id="rId82" o:title=""/>
                </v:shape>
                <v:shape id="Shape 979" o:spid="_x0000_s1123" style="position:absolute;left:4028;top:19828;width:12506;height:2231;visibility:visible;mso-wrap-style:square;v-text-anchor:top" coordsize="1250533,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" path="m,37170c,16642,16642,,37169,l1213363,v20527,,37170,16642,37170,37170l1250533,185848v,20527,-16643,37169,-37170,37169l37169,223017c16642,223017,,206375,,185848l,37170xe" filled="f" strokecolor="#41719c" strokeweight=".14mm">
                  <v:stroke miterlimit="66585f" joinstyle="miter"/>
                  <v:path arrowok="t" textboxrect="0,0,1250533,223017"/>
                </v:shape>
                <v:shape id="Shape 980" o:spid="_x0000_s1124" style="position:absolute;left:14215;top:19828;width:2319;height:2231;visibility:visible;mso-wrap-style:square;v-text-anchor:top" coordsize="231837,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" path="m37170,l194668,v20527,,37169,16642,37169,37170l231837,185848v,20527,-16642,37169,-37169,37169l37170,223017c16642,223017,,206375,,185848l,37170c,16642,16642,,37170,xe" fillcolor="#00b050" stroked="f" strokeweight="0">
                  <v:stroke miterlimit="66585f" joinstyle="miter"/>
                  <v:path arrowok="t" textboxrect="0,0,231837,223017"/>
                </v:shape>
                <v:shape id="Picture 29983" o:spid="_x0000_s1125" type="#_x0000_t75" style="position:absolute;left:14183;top:19785;width:100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">
                  <v:imagedata r:id="rId83" o:title=""/>
                </v:shape>
                <v:shape id="Shape 982" o:spid="_x0000_s1126" style="position:absolute;left:4028;top:15960;width:6237;height:2231;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" path="m37169,l586522,v20527,,37169,16642,37169,37169l623691,185848v,20527,-16642,37169,-37169,37169l37169,223017c16642,223017,,206375,,185848l,37169c,16642,16642,,37169,xe" fillcolor="#5b9bd5" stroked="f" strokeweight="0">
                  <v:stroke miterlimit="66585f" joinstyle="miter"/>
                  <v:path arrowok="t" textboxrect="0,0,623691,223017"/>
                </v:shape>
                <v:shape id="Shape 983" o:spid="_x0000_s1127" style="position:absolute;left:4028;top:15960;width:6237;height:2231;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" path="m,37169c,16642,16642,,37169,l586522,v20527,,37169,16642,37169,37169l623691,185848v,20527,-16642,37169,-37169,37169l37169,223017c16642,223017,,206375,,185848l,37169xe" filled="f" strokecolor="#41719c" strokeweight=".14mm">
                  <v:stroke miterlimit="66585f" joinstyle="miter"/>
                  <v:path arrowok="t" textboxrect="0,0,623691,223017"/>
                </v:shape>
                <v:shape id="Shape 984" o:spid="_x0000_s1128" style="position:absolute;left:10297;top:15960;width:6237;height:2231;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" path="m37169,l586522,v20527,,37169,16642,37169,37169l623691,185848v,20527,-16642,37169,-37169,37169l37169,223017c16642,223017,,206375,,185848l,37169c,16642,16642,,37169,xe" fillcolor="#5b9bd5" stroked="f" strokeweight="0">
                  <v:stroke miterlimit="66585f" joinstyle="miter"/>
                  <v:path arrowok="t" textboxrect="0,0,623691,223017"/>
                </v:shape>
                <v:shape id="Shape 985" o:spid="_x0000_s1129" style="position:absolute;left:10297;top:15960;width:6237;height:2231;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" path="m,37169c,16642,16642,,37169,l586522,v20527,,37169,16642,37169,37169l623691,185848v,20527,-16642,37169,-37169,37169l37169,223017c16642,223017,,206375,,185848l,37169xe" filled="f" strokecolor="#41719c" strokeweight=".14mm">
                  <v:stroke miterlimit="66585f" joinstyle="miter"/>
                  <v:path arrowok="t" textboxrect="0,0,623691,223017"/>
                </v:shape>
                <v:rect id="Rectangle 986" o:spid="_x0000_s1130" style="position:absolute;left:5782;top:23100;width:3626;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5E595FF8" w14:textId="77777777" w:rsidR="008D08FB" w:rsidRDefault="008D08FB">
                        <w:pPr>
                          <w:spacing w:after="160" w:line="259" w:lineRule="auto"/>
                          <w:ind w:left="0" w:firstLine="0"/>
                          <w:jc w:val="left"/>
                        </w:pPr>
                        <w:r>
                          <w:rPr>
                            <w:rFonts w:ascii="Calibri" w:eastAsia="Calibri" w:hAnsi="Calibri" w:cs="Calibri"/>
                            <w:color w:val="C00000"/>
                            <w:sz w:val="15"/>
                          </w:rPr>
                          <w:t>Decoys</w:t>
                        </w:r>
                      </w:p>
                    </w:txbxContent>
                  </v:textbox>
                </v:rect>
                <v:rect id="Rectangle 25364" o:spid="_x0000_s1131" style="position:absolute;left:11308;top:23100;width:638;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" filled="f" stroked="f">
                  <v:textbox inset="0,0,0,0">
                    <w:txbxContent>
                      <w:p w14:paraId="5BCE3175" w14:textId="77777777" w:rsidR="008D08FB" w:rsidRDefault="008D08FB">
                        <w:pPr>
                          <w:spacing w:after="160" w:line="259" w:lineRule="auto"/>
                          <w:ind w:left="0" w:firstLine="0"/>
                          <w:jc w:val="left"/>
                        </w:pPr>
                        <w:r>
                          <w:rPr>
                            <w:rFonts w:ascii="Calibri" w:eastAsia="Calibri" w:hAnsi="Calibri" w:cs="Calibri"/>
                            <w:color w:val="00B050"/>
                            <w:sz w:val="15"/>
                          </w:rPr>
                          <w:t>5</w:t>
                        </w:r>
                      </w:p>
                    </w:txbxContent>
                  </v:textbox>
                </v:rect>
                <v:rect id="Rectangle 25365" o:spid="_x0000_s1132" style="position:absolute;left:11788;top:23100;width:1848;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" filled="f" stroked="f">
                  <v:textbox inset="0,0,0,0">
                    <w:txbxContent>
                      <w:p w14:paraId="56F1C6EE" w14:textId="77777777" w:rsidR="008D08FB" w:rsidRDefault="008D08FB">
                        <w:pPr>
                          <w:spacing w:after="160" w:line="259" w:lineRule="auto"/>
                          <w:ind w:left="0" w:firstLine="0"/>
                          <w:jc w:val="left"/>
                        </w:pPr>
                        <w:r>
                          <w:rPr>
                            <w:rFonts w:ascii="Calibri" w:eastAsia="Calibri" w:hAnsi="Calibri" w:cs="Calibri"/>
                            <w:color w:val="00B050"/>
                            <w:sz w:val="15"/>
                          </w:rPr>
                          <w:t>% q</w:t>
                        </w:r>
                      </w:p>
                    </w:txbxContent>
                  </v:textbox>
                </v:rect>
                <v:rect id="Rectangle 988" o:spid="_x0000_s1133" style="position:absolute;left:13179;top:23100;width:386;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2FC81DD0" w14:textId="77777777" w:rsidR="008D08FB" w:rsidRDefault="008D08FB">
                        <w:pPr>
                          <w:spacing w:after="160" w:line="259" w:lineRule="auto"/>
                          <w:ind w:left="0" w:firstLine="0"/>
                          <w:jc w:val="left"/>
                        </w:pPr>
                        <w:r>
                          <w:rPr>
                            <w:rFonts w:ascii="Calibri" w:eastAsia="Calibri" w:hAnsi="Calibri" w:cs="Calibri"/>
                            <w:color w:val="00B050"/>
                            <w:sz w:val="15"/>
                          </w:rPr>
                          <w:t>-</w:t>
                        </w:r>
                      </w:p>
                    </w:txbxContent>
                  </v:textbox>
                </v:rect>
                <v:rect id="Rectangle 989" o:spid="_x0000_s1134" style="position:absolute;left:13469;top:23100;width:272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66D01D8E" w14:textId="77777777" w:rsidR="008D08FB" w:rsidRDefault="008D08FB">
                        <w:pPr>
                          <w:spacing w:after="160" w:line="259" w:lineRule="auto"/>
                          <w:ind w:left="0" w:firstLine="0"/>
                          <w:jc w:val="left"/>
                        </w:pPr>
                        <w:r>
                          <w:rPr>
                            <w:rFonts w:ascii="Calibri" w:eastAsia="Calibri" w:hAnsi="Calibri" w:cs="Calibri"/>
                            <w:color w:val="00B050"/>
                            <w:sz w:val="15"/>
                          </w:rPr>
                          <w:t>value</w:t>
                        </w:r>
                      </w:p>
                    </w:txbxContent>
                  </v:textbox>
                </v:rect>
                <v:rect id="Rectangle 990" o:spid="_x0000_s1135" style="position:absolute;left:8719;top:14102;width:4163;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0B49D17A" w14:textId="77777777" w:rsidR="008D08FB" w:rsidRDefault="008D08FB">
                        <w:pPr>
                          <w:spacing w:after="160" w:line="259" w:lineRule="auto"/>
                          <w:ind w:left="0" w:firstLine="0"/>
                          <w:jc w:val="left"/>
                        </w:pPr>
                        <w:r>
                          <w:rPr>
                            <w:rFonts w:ascii="Calibri" w:eastAsia="Calibri" w:hAnsi="Calibri" w:cs="Calibri"/>
                            <w:b/>
                            <w:color w:val="5B9BD5"/>
                            <w:sz w:val="15"/>
                          </w:rPr>
                          <w:t>Training</w:t>
                        </w:r>
                      </w:p>
                    </w:txbxContent>
                  </v:textbox>
                </v:rect>
                <v:shape id="Shape 991" o:spid="_x0000_s1136" style="position:absolute;left:22096;top:17737;width:3976;height:4152;visibility:visible;mso-wrap-style:square;v-text-anchor:top" coordsize="397525,41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" path="m198762,l397525,207582,198762,415165r,-103792l,311373,,103791r198762,l198762,xe" fillcolor="#5b9bd5" stroked="f" strokeweight="0">
                  <v:stroke miterlimit="66585f" joinstyle="miter"/>
                  <v:path arrowok="t" textboxrect="0,0,397525,415165"/>
                </v:shape>
                <v:shape id="Shape 992" o:spid="_x0000_s1137" style="position:absolute;left:22096;top:17737;width:3976;height:4152;visibility:visible;mso-wrap-style:square;v-text-anchor:top" coordsize="397525,41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" path="m,103791r198762,l198762,,397525,207582,198762,415165r,-103792l,311373,,103791xe" filled="f" strokecolor="#41719c" strokeweight=".14mm">
                  <v:stroke miterlimit="66585f" joinstyle="miter"/>
                  <v:path arrowok="t" textboxrect="0,0,397525,415165"/>
                </v:shape>
                <v:rect id="Rectangle 25362" o:spid="_x0000_s1138" style="position:absolute;left:23114;top:19125;width:113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" filled="f" stroked="f">
                  <v:textbox inset="0,0,0,0">
                    <w:txbxContent>
                      <w:p w14:paraId="5B385D09" w14:textId="77777777" w:rsidR="008D08FB" w:rsidRDefault="008D08FB">
                        <w:pPr>
                          <w:spacing w:after="160" w:line="259" w:lineRule="auto"/>
                          <w:ind w:left="0" w:firstLine="0"/>
                          <w:jc w:val="left"/>
                        </w:pPr>
                        <w:r>
                          <w:rPr>
                            <w:rFonts w:ascii="Calibri" w:eastAsia="Calibri" w:hAnsi="Calibri" w:cs="Calibri"/>
                            <w:color w:val="FFFFFF"/>
                            <w:sz w:val="26"/>
                          </w:rPr>
                          <w:t>3</w:t>
                        </w:r>
                      </w:p>
                    </w:txbxContent>
                  </v:textbox>
                </v:rect>
                <v:rect id="Rectangle 25363" o:spid="_x0000_s1139" style="position:absolute;left:23965;top:19125;width:969;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" filled="f" stroked="f">
                  <v:textbox inset="0,0,0,0">
                    <w:txbxContent>
                      <w:p w14:paraId="2DF9DEB4" w14:textId="77777777" w:rsidR="008D08FB" w:rsidRDefault="008D08FB">
                        <w:pPr>
                          <w:spacing w:after="160" w:line="259" w:lineRule="auto"/>
                          <w:ind w:left="0" w:firstLine="0"/>
                          <w:jc w:val="left"/>
                        </w:pPr>
                        <w:r>
                          <w:rPr>
                            <w:rFonts w:ascii="Calibri" w:eastAsia="Calibri" w:hAnsi="Calibri" w:cs="Calibri"/>
                            <w:color w:val="FFFFFF"/>
                            <w:sz w:val="26"/>
                          </w:rPr>
                          <w:t>x</w:t>
                        </w:r>
                      </w:p>
                    </w:txbxContent>
                  </v:textbox>
                </v:rect>
                <v:shape id="Shape 994" o:spid="_x0000_s1140" style="position:absolute;left:20956;top:15236;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" path="m37169,l586522,v20527,,37169,16642,37169,37170l623691,185848v,20527,-16642,37169,-37169,37169l37169,223017c16642,223017,,206375,,185848l,37170c,16642,16642,,37169,xe" fillcolor="#ffc000" stroked="f" strokeweight="0">
                  <v:stroke miterlimit="66585f" joinstyle="miter"/>
                  <v:path arrowok="t" textboxrect="0,0,623691,223017"/>
                </v:shape>
                <v:shape id="Shape 995" o:spid="_x0000_s1141" style="position:absolute;left:20956;top:15236;width:6237;height:2230;visibility:visible;mso-wrap-style:square;v-text-anchor:top" coordsize="623691,22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" path="m,37170c,16642,16642,,37169,l586522,v20527,,37169,16642,37169,37170l623691,185848v,20527,-16642,37169,-37169,37169l37169,223017c16642,223017,,206375,,185848l,37170xe" filled="f" strokecolor="#41719c" strokeweight=".14mm">
                  <v:stroke miterlimit="66585f" joinstyle="miter"/>
                  <v:path arrowok="t" textboxrect="0,0,623691,223017"/>
                </v:shape>
                <v:rect id="Rectangle 996" o:spid="_x0000_s1142" style="position:absolute;left:22645;top:14093;width:3820;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112C1534" w14:textId="77777777" w:rsidR="008D08FB" w:rsidRDefault="008D08FB">
                        <w:pPr>
                          <w:spacing w:after="160" w:line="259" w:lineRule="auto"/>
                          <w:ind w:left="0" w:firstLine="0"/>
                          <w:jc w:val="left"/>
                        </w:pPr>
                        <w:r>
                          <w:rPr>
                            <w:rFonts w:ascii="Calibri" w:eastAsia="Calibri" w:hAnsi="Calibri" w:cs="Calibri"/>
                            <w:b/>
                            <w:color w:val="FFC000"/>
                            <w:sz w:val="15"/>
                          </w:rPr>
                          <w:t>Scoring</w:t>
                        </w:r>
                      </w:p>
                    </w:txbxContent>
                  </v:textbox>
                </v:rect>
                <w10:anchorlock/>
              </v:group>
            </w:pict>
          </mc:Fallback>
        </mc:AlternateContent>
      </w:r>
    </w:p>
    <w:p w14:paraId="6EC2CAB9" w14:textId="77777777" w:rsidR="00233BB4" w:rsidRPr="007E7DAB" w:rsidRDefault="008D08FB">
      <w:pPr>
        <w:spacing w:after="92" w:line="236" w:lineRule="auto"/>
        <w:ind w:left="194" w:right="873"/>
        <w:rPr>
          <w:lang w:val="en-US"/>
        </w:rPr>
      </w:pPr>
      <w:r w:rsidRPr="007E7DAB">
        <w:rPr>
          <w:b/>
          <w:sz w:val="22"/>
          <w:lang w:val="en-US"/>
        </w:rPr>
        <w:t xml:space="preserve">Figure 2.1: </w:t>
      </w:r>
      <w:r w:rsidRPr="007E7DAB">
        <w:rPr>
          <w:sz w:val="22"/>
          <w:lang w:val="en-US"/>
        </w:rPr>
        <w:t xml:space="preserve">Rough outline of the Percolator algorithm. First, the dataset is split in three parts, of which two are used for training and one for scoring. Then, another cross-validation is performed on the training part to determine the best parameter combination. Percolator searches the grid spanned by the options for the C parameter for positive examples </w:t>
      </w:r>
      <w:r w:rsidRPr="007E7DAB">
        <w:rPr>
          <w:i/>
          <w:sz w:val="22"/>
          <w:lang w:val="en-US"/>
        </w:rPr>
        <w:t>C</w:t>
      </w:r>
      <w:r w:rsidRPr="007E7DAB">
        <w:rPr>
          <w:sz w:val="22"/>
          <w:vertAlign w:val="superscript"/>
          <w:lang w:val="en-US"/>
        </w:rPr>
        <w:t xml:space="preserve">+ </w:t>
      </w:r>
      <w:r w:rsidRPr="007E7DAB">
        <w:rPr>
          <w:sz w:val="22"/>
          <w:lang w:val="en-US"/>
        </w:rPr>
        <w:t>(0</w:t>
      </w:r>
      <w:r w:rsidRPr="007E7DAB">
        <w:rPr>
          <w:i/>
          <w:sz w:val="22"/>
          <w:lang w:val="en-US"/>
        </w:rPr>
        <w:t>.</w:t>
      </w:r>
      <w:r w:rsidRPr="007E7DAB">
        <w:rPr>
          <w:sz w:val="22"/>
          <w:lang w:val="en-US"/>
        </w:rPr>
        <w:t xml:space="preserve">1, 1 and 10) and negative examples </w:t>
      </w:r>
      <w:r w:rsidRPr="007E7DAB">
        <w:rPr>
          <w:i/>
          <w:sz w:val="22"/>
          <w:lang w:val="en-US"/>
        </w:rPr>
        <w:t>C</w:t>
      </w:r>
      <w:r w:rsidRPr="007E7DAB">
        <w:rPr>
          <w:sz w:val="22"/>
          <w:vertAlign w:val="superscript"/>
          <w:lang w:val="en-US"/>
        </w:rPr>
        <w:t xml:space="preserve">− </w:t>
      </w:r>
      <w:r w:rsidRPr="007E7DAB">
        <w:rPr>
          <w:sz w:val="22"/>
          <w:lang w:val="en-US"/>
        </w:rPr>
        <w:t>(1, 3 or 10×</w:t>
      </w:r>
      <w:r w:rsidRPr="007E7DAB">
        <w:rPr>
          <w:i/>
          <w:sz w:val="22"/>
          <w:lang w:val="en-US"/>
        </w:rPr>
        <w:t>C</w:t>
      </w:r>
      <w:r w:rsidRPr="007E7DAB">
        <w:rPr>
          <w:sz w:val="22"/>
          <w:vertAlign w:val="superscript"/>
          <w:lang w:val="en-US"/>
        </w:rPr>
        <w:t>+</w:t>
      </w:r>
      <w:r w:rsidRPr="007E7DAB">
        <w:rPr>
          <w:sz w:val="22"/>
          <w:lang w:val="en-US"/>
        </w:rPr>
        <w:t xml:space="preserve">). The parameter combination achieving best results on the training set is then used to train an SVM that scores the validation set. For training, all target PSMs with a q-value of ≤ 5% are used as positive and all decoy PSMs are used as negative examples. Because in the end, the dataset will have been scored by three different SVMs, these scores </w:t>
      </w:r>
      <w:proofErr w:type="gramStart"/>
      <w:r w:rsidRPr="007E7DAB">
        <w:rPr>
          <w:sz w:val="22"/>
          <w:lang w:val="en-US"/>
        </w:rPr>
        <w:t>have to</w:t>
      </w:r>
      <w:proofErr w:type="gramEnd"/>
      <w:r w:rsidRPr="007E7DAB">
        <w:rPr>
          <w:sz w:val="22"/>
          <w:lang w:val="en-US"/>
        </w:rPr>
        <w:t xml:space="preserve"> be normalized. This is done by a linear transformation mapping the score representing a </w:t>
      </w:r>
      <w:proofErr w:type="spellStart"/>
      <w:r w:rsidRPr="007E7DAB">
        <w:rPr>
          <w:sz w:val="22"/>
          <w:lang w:val="en-US"/>
        </w:rPr>
        <w:t>qvalue</w:t>
      </w:r>
      <w:proofErr w:type="spellEnd"/>
      <w:r w:rsidRPr="007E7DAB">
        <w:rPr>
          <w:sz w:val="22"/>
          <w:lang w:val="en-US"/>
        </w:rPr>
        <w:t xml:space="preserve"> of 1% to 0 and the median decoy score to −1. If </w:t>
      </w:r>
      <w:proofErr w:type="spellStart"/>
      <w:r w:rsidRPr="007E7DAB">
        <w:rPr>
          <w:rFonts w:ascii="Calibri" w:eastAsia="Calibri" w:hAnsi="Calibri" w:cs="Calibri"/>
          <w:sz w:val="22"/>
          <w:lang w:val="en-US"/>
        </w:rPr>
        <w:t>qScore</w:t>
      </w:r>
      <w:proofErr w:type="spellEnd"/>
      <w:r w:rsidRPr="007E7DAB">
        <w:rPr>
          <w:rFonts w:ascii="Calibri" w:eastAsia="Calibri" w:hAnsi="Calibri" w:cs="Calibri"/>
          <w:sz w:val="22"/>
          <w:lang w:val="en-US"/>
        </w:rPr>
        <w:t xml:space="preserve"> </w:t>
      </w:r>
      <w:r w:rsidRPr="007E7DAB">
        <w:rPr>
          <w:sz w:val="22"/>
          <w:lang w:val="en-US"/>
        </w:rPr>
        <w:t xml:space="preserve">denotes the minimum score for which a q-value of 1% is estimated and </w:t>
      </w:r>
      <w:proofErr w:type="spellStart"/>
      <w:r w:rsidRPr="007E7DAB">
        <w:rPr>
          <w:rFonts w:ascii="Calibri" w:eastAsia="Calibri" w:hAnsi="Calibri" w:cs="Calibri"/>
          <w:sz w:val="22"/>
          <w:lang w:val="en-US"/>
        </w:rPr>
        <w:t>dMedian</w:t>
      </w:r>
      <w:proofErr w:type="spellEnd"/>
      <w:r w:rsidRPr="007E7DAB">
        <w:rPr>
          <w:rFonts w:ascii="Calibri" w:eastAsia="Calibri" w:hAnsi="Calibri" w:cs="Calibri"/>
          <w:sz w:val="22"/>
          <w:lang w:val="en-US"/>
        </w:rPr>
        <w:t xml:space="preserve"> </w:t>
      </w:r>
      <w:r w:rsidRPr="007E7DAB">
        <w:rPr>
          <w:sz w:val="22"/>
          <w:lang w:val="en-US"/>
        </w:rPr>
        <w:t>the median score a decoy achieves in the validation set, this sets score is transformed by the</w:t>
      </w:r>
    </w:p>
    <w:p w14:paraId="41E81D35" w14:textId="77777777" w:rsidR="00233BB4" w:rsidRPr="007E7DAB" w:rsidRDefault="008D08FB">
      <w:pPr>
        <w:spacing w:after="92" w:line="236" w:lineRule="auto"/>
        <w:ind w:left="194" w:right="184"/>
        <w:rPr>
          <w:lang w:val="en-US"/>
        </w:rPr>
      </w:pPr>
      <w:r w:rsidRPr="007E7DAB">
        <w:rPr>
          <w:sz w:val="22"/>
          <w:lang w:val="en-US"/>
        </w:rPr>
        <w:t xml:space="preserve">following equation: new Score = </w:t>
      </w:r>
      <w:r w:rsidRPr="007E7DAB">
        <w:rPr>
          <w:sz w:val="16"/>
          <w:lang w:val="en-US"/>
        </w:rPr>
        <w:t>old score</w:t>
      </w:r>
      <w:r>
        <w:rPr>
          <w:rFonts w:ascii="Calibri" w:eastAsia="Calibri" w:hAnsi="Calibri" w:cs="Calibri"/>
          <w:noProof/>
          <w:sz w:val="22"/>
        </w:rPr>
        <mc:AlternateContent>
          <mc:Choice Requires="wpg">
            <w:drawing>
              <wp:inline distT="0" distB="0" distL="0" distR="0" wp14:anchorId="02BB21B4" wp14:editId="6008B926">
                <wp:extent cx="819252" cy="5537"/>
                <wp:effectExtent l="0" t="0" r="0" b="0"/>
                <wp:docPr id="25774" name="Group 25774"/>
                <wp:cNvGraphicFramePr/>
                <a:graphic xmlns:a="http://schemas.openxmlformats.org/drawingml/2006/main">
                  <a:graphicData uri="http://schemas.microsoft.com/office/word/2010/wordprocessingGroup">
                    <wpg:wgp>
                      <wpg:cNvGrpSpPr/>
                      <wpg:grpSpPr>
                        <a:xfrm>
                          <a:off x="0" y="0"/>
                          <a:ext cx="819252" cy="5537"/>
                          <a:chOff x="0" y="0"/>
                          <a:chExt cx="819252" cy="5537"/>
                        </a:xfrm>
                      </wpg:grpSpPr>
                      <wps:wsp>
                        <wps:cNvPr id="1035" name="Shape 1035"/>
                        <wps:cNvSpPr/>
                        <wps:spPr>
                          <a:xfrm>
                            <a:off x="0" y="0"/>
                            <a:ext cx="819252" cy="0"/>
                          </a:xfrm>
                          <a:custGeom>
                            <a:avLst/>
                            <a:gdLst/>
                            <a:ahLst/>
                            <a:cxnLst/>
                            <a:rect l="0" t="0" r="0" b="0"/>
                            <a:pathLst>
                              <a:path w="819252">
                                <a:moveTo>
                                  <a:pt x="0" y="0"/>
                                </a:moveTo>
                                <a:lnTo>
                                  <a:pt x="81925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74" style="width:64.508pt;height:0.436pt;mso-position-horizontal-relative:char;mso-position-vertical-relative:line" coordsize="8192,55">
                <v:shape id="Shape 1035" style="position:absolute;width:8192;height:0;left:0;top:0;" coordsize="819252,0" path="m0,0l819252,0">
                  <v:stroke weight="0.436pt" endcap="flat" joinstyle="miter" miterlimit="10" on="true" color="#000000"/>
                  <v:fill on="false" color="#000000" opacity="0"/>
                </v:shape>
              </v:group>
            </w:pict>
          </mc:Fallback>
        </mc:AlternateContent>
      </w:r>
      <w:proofErr w:type="spellStart"/>
      <w:r w:rsidRPr="007E7DAB">
        <w:rPr>
          <w:rFonts w:ascii="Calibri" w:eastAsia="Calibri" w:hAnsi="Calibri" w:cs="Calibri"/>
          <w:sz w:val="16"/>
          <w:lang w:val="en-US"/>
        </w:rPr>
        <w:t>qScore</w:t>
      </w:r>
      <w:proofErr w:type="spellEnd"/>
      <w:r w:rsidRPr="007E7DAB">
        <w:rPr>
          <w:sz w:val="16"/>
          <w:lang w:val="en-US"/>
        </w:rPr>
        <w:t>−−</w:t>
      </w:r>
      <w:proofErr w:type="spellStart"/>
      <w:r w:rsidRPr="007E7DAB">
        <w:rPr>
          <w:rFonts w:ascii="Calibri" w:eastAsia="Calibri" w:hAnsi="Calibri" w:cs="Calibri"/>
          <w:sz w:val="16"/>
          <w:lang w:val="en-US"/>
        </w:rPr>
        <w:t>dMedianqScore</w:t>
      </w:r>
      <w:proofErr w:type="spellEnd"/>
      <w:r w:rsidRPr="007E7DAB">
        <w:rPr>
          <w:sz w:val="22"/>
          <w:lang w:val="en-US"/>
        </w:rPr>
        <w:t>.</w:t>
      </w:r>
    </w:p>
    <w:p w14:paraId="00B559CB" w14:textId="77777777" w:rsidR="00233BB4" w:rsidRPr="007E7DAB" w:rsidRDefault="00233BB4">
      <w:pPr>
        <w:rPr>
          <w:lang w:val="en-US"/>
        </w:rPr>
        <w:sectPr w:rsidR="00233BB4" w:rsidRPr="007E7DAB">
          <w:headerReference w:type="even" r:id="rId84"/>
          <w:headerReference w:type="default" r:id="rId85"/>
          <w:footerReference w:type="even" r:id="rId86"/>
          <w:footerReference w:type="default" r:id="rId87"/>
          <w:headerReference w:type="first" r:id="rId88"/>
          <w:footerReference w:type="first" r:id="rId89"/>
          <w:pgSz w:w="11906" w:h="16838"/>
          <w:pgMar w:top="1513" w:right="1288" w:bottom="1544" w:left="2007" w:header="720" w:footer="720" w:gutter="0"/>
          <w:cols w:space="720"/>
          <w:titlePg/>
        </w:sectPr>
      </w:pPr>
    </w:p>
    <w:p w14:paraId="48426490" w14:textId="77777777" w:rsidR="00233BB4" w:rsidRPr="007E7DAB" w:rsidRDefault="008D08FB">
      <w:pPr>
        <w:ind w:left="-5"/>
        <w:rPr>
          <w:lang w:val="en-US"/>
        </w:rPr>
      </w:pPr>
      <w:r w:rsidRPr="007E7DAB">
        <w:rPr>
          <w:lang w:val="en-US"/>
        </w:rPr>
        <w:lastRenderedPageBreak/>
        <w:t xml:space="preserve">iterations. This number is controlled by the parameter </w:t>
      </w:r>
      <w:proofErr w:type="spellStart"/>
      <w:r w:rsidRPr="007E7DAB">
        <w:rPr>
          <w:rFonts w:ascii="Calibri" w:eastAsia="Calibri" w:hAnsi="Calibri" w:cs="Calibri"/>
          <w:lang w:val="en-US"/>
        </w:rPr>
        <w:t>termWorseIters</w:t>
      </w:r>
      <w:proofErr w:type="spellEnd"/>
      <w:r w:rsidRPr="007E7DAB">
        <w:rPr>
          <w:rFonts w:ascii="Calibri" w:eastAsia="Calibri" w:hAnsi="Calibri" w:cs="Calibri"/>
          <w:lang w:val="en-US"/>
        </w:rPr>
        <w:t xml:space="preserve"> </w:t>
      </w:r>
      <w:r w:rsidRPr="007E7DAB">
        <w:rPr>
          <w:lang w:val="en-US"/>
        </w:rPr>
        <w:t>and has a default of 4.</w:t>
      </w:r>
    </w:p>
    <w:p w14:paraId="3618BB69" w14:textId="77777777" w:rsidR="00233BB4" w:rsidRPr="007E7DAB" w:rsidRDefault="008D08FB">
      <w:pPr>
        <w:ind w:left="-5"/>
        <w:rPr>
          <w:lang w:val="en-US"/>
        </w:rPr>
      </w:pPr>
      <w:r w:rsidRPr="007E7DAB">
        <w:rPr>
          <w:lang w:val="en-US"/>
        </w:rPr>
        <w:t xml:space="preserve">As preprocessing, the provided file is read in as a pandas </w:t>
      </w:r>
      <w:proofErr w:type="spellStart"/>
      <w:r w:rsidRPr="007E7DAB">
        <w:rPr>
          <w:lang w:val="en-US"/>
        </w:rPr>
        <w:t>dataframe</w:t>
      </w:r>
      <w:proofErr w:type="spellEnd"/>
      <w:r w:rsidRPr="007E7DAB">
        <w:rPr>
          <w:lang w:val="en-US"/>
        </w:rPr>
        <w:t xml:space="preserve"> (converting strings to floating point or integer values if possible) and q-value and ranks are calculated as discussed in 1.1.3 and 2.2.1 respectively. Also, the columns containing features are normalized. This means, their value is mapped linearly onto [0</w:t>
      </w:r>
      <w:r w:rsidRPr="007E7DAB">
        <w:rPr>
          <w:i/>
          <w:lang w:val="en-US"/>
        </w:rPr>
        <w:t>,</w:t>
      </w:r>
      <w:r w:rsidRPr="007E7DAB">
        <w:rPr>
          <w:lang w:val="en-US"/>
        </w:rPr>
        <w:t xml:space="preserve">1] to avoid rounding errors in features of different orders of magnitude, caused by the representation of </w:t>
      </w:r>
      <w:proofErr w:type="gramStart"/>
      <w:r w:rsidRPr="007E7DAB">
        <w:rPr>
          <w:lang w:val="en-US"/>
        </w:rPr>
        <w:t>floating point</w:t>
      </w:r>
      <w:proofErr w:type="gramEnd"/>
      <w:r w:rsidRPr="007E7DAB">
        <w:rPr>
          <w:lang w:val="en-US"/>
        </w:rPr>
        <w:t xml:space="preserve"> numbers.</w:t>
      </w:r>
    </w:p>
    <w:p w14:paraId="6DDA7AF1" w14:textId="77777777" w:rsidR="00233BB4" w:rsidRPr="007E7DAB" w:rsidRDefault="008D08FB">
      <w:pPr>
        <w:spacing w:after="32"/>
        <w:ind w:left="-5"/>
        <w:rPr>
          <w:lang w:val="en-US"/>
        </w:rPr>
      </w:pPr>
      <w:r w:rsidRPr="007E7DAB">
        <w:rPr>
          <w:lang w:val="en-US"/>
        </w:rPr>
        <w:t xml:space="preserve">For the calculation of pseudo ROC curves and the area under this curve, a function </w:t>
      </w:r>
      <w:proofErr w:type="spellStart"/>
      <w:r w:rsidRPr="007E7DAB">
        <w:rPr>
          <w:rFonts w:ascii="Calibri" w:eastAsia="Calibri" w:hAnsi="Calibri" w:cs="Calibri"/>
          <w:lang w:val="en-US"/>
        </w:rPr>
        <w:t>pseudoROC</w:t>
      </w:r>
      <w:proofErr w:type="spellEnd"/>
      <w:r w:rsidRPr="007E7DAB">
        <w:rPr>
          <w:rFonts w:ascii="Calibri" w:eastAsia="Calibri" w:hAnsi="Calibri" w:cs="Calibri"/>
          <w:lang w:val="en-US"/>
        </w:rPr>
        <w:t xml:space="preserve"> </w:t>
      </w:r>
      <w:r w:rsidRPr="007E7DAB">
        <w:rPr>
          <w:lang w:val="en-US"/>
        </w:rPr>
        <w:t xml:space="preserve">was implemented. It retrieves the entries of the given datasets q-value column, enumerates </w:t>
      </w:r>
      <w:proofErr w:type="gramStart"/>
      <w:r w:rsidRPr="007E7DAB">
        <w:rPr>
          <w:lang w:val="en-US"/>
        </w:rPr>
        <w:t>them</w:t>
      </w:r>
      <w:proofErr w:type="gramEnd"/>
      <w:r w:rsidRPr="007E7DAB">
        <w:rPr>
          <w:lang w:val="en-US"/>
        </w:rPr>
        <w:t xml:space="preserve"> and plots the enumeration against the q-values. This results in a pseudo ROC curve. Plotting was performed using the </w:t>
      </w:r>
      <w:proofErr w:type="spellStart"/>
      <w:proofErr w:type="gramStart"/>
      <w:r w:rsidRPr="007E7DAB">
        <w:rPr>
          <w:lang w:val="en-US"/>
        </w:rPr>
        <w:t>matplotlib.pyplot</w:t>
      </w:r>
      <w:proofErr w:type="spellEnd"/>
      <w:proofErr w:type="gramEnd"/>
      <w:r>
        <w:rPr>
          <w:vertAlign w:val="superscript"/>
        </w:rPr>
        <w:footnoteReference w:id="5"/>
      </w:r>
      <w:r w:rsidRPr="007E7DAB">
        <w:rPr>
          <w:vertAlign w:val="superscript"/>
          <w:lang w:val="en-US"/>
        </w:rPr>
        <w:t xml:space="preserve"> </w:t>
      </w:r>
      <w:r w:rsidRPr="007E7DAB">
        <w:rPr>
          <w:lang w:val="en-US"/>
        </w:rPr>
        <w:t xml:space="preserve">package, and the area under the pseudo ROC curve was calculated by the scikit-learn </w:t>
      </w:r>
      <w:proofErr w:type="spellStart"/>
      <w:r w:rsidRPr="007E7DAB">
        <w:rPr>
          <w:lang w:val="en-US"/>
        </w:rPr>
        <w:t>auc</w:t>
      </w:r>
      <w:proofErr w:type="spellEnd"/>
      <w:r>
        <w:rPr>
          <w:vertAlign w:val="superscript"/>
        </w:rPr>
        <w:footnoteReference w:id="6"/>
      </w:r>
      <w:r w:rsidRPr="007E7DAB">
        <w:rPr>
          <w:vertAlign w:val="superscript"/>
          <w:lang w:val="en-US"/>
        </w:rPr>
        <w:t xml:space="preserve"> </w:t>
      </w:r>
      <w:r w:rsidRPr="007E7DAB">
        <w:rPr>
          <w:lang w:val="en-US"/>
        </w:rPr>
        <w:t>method.</w:t>
      </w:r>
    </w:p>
    <w:p w14:paraId="71AB5A8C" w14:textId="77777777" w:rsidR="00233BB4" w:rsidRPr="007E7DAB" w:rsidRDefault="008D08FB">
      <w:pPr>
        <w:spacing w:after="1261"/>
        <w:ind w:left="-5"/>
        <w:rPr>
          <w:lang w:val="en-US"/>
        </w:rPr>
      </w:pPr>
      <w:r w:rsidRPr="007E7DAB">
        <w:rPr>
          <w:lang w:val="en-US"/>
        </w:rPr>
        <w:t xml:space="preserve">To distinguish the original Percolator algorithm from the version implemented in python and altered here, the latter will be called </w:t>
      </w:r>
      <w:proofErr w:type="spellStart"/>
      <w:r w:rsidRPr="007E7DAB">
        <w:rPr>
          <w:lang w:val="en-US"/>
        </w:rPr>
        <w:t>Pycolator</w:t>
      </w:r>
      <w:proofErr w:type="spellEnd"/>
      <w:r w:rsidRPr="007E7DAB">
        <w:rPr>
          <w:lang w:val="en-US"/>
        </w:rPr>
        <w:t>.</w:t>
      </w:r>
    </w:p>
    <w:p w14:paraId="55BD9562" w14:textId="77777777" w:rsidR="00233BB4" w:rsidRPr="007E7DAB" w:rsidRDefault="008D08FB">
      <w:pPr>
        <w:pStyle w:val="Heading2"/>
        <w:spacing w:after="311"/>
        <w:ind w:left="867" w:hanging="882"/>
        <w:rPr>
          <w:lang w:val="en-US"/>
        </w:rPr>
      </w:pPr>
      <w:r w:rsidRPr="007E7DAB">
        <w:rPr>
          <w:lang w:val="en-US"/>
        </w:rPr>
        <w:t>2.2</w:t>
      </w:r>
      <w:r w:rsidRPr="007E7DAB">
        <w:rPr>
          <w:lang w:val="en-US"/>
        </w:rPr>
        <w:tab/>
        <w:t>Adapting Percolator to Cross-link Identification</w:t>
      </w:r>
    </w:p>
    <w:p w14:paraId="6518B96D" w14:textId="77777777" w:rsidR="00233BB4" w:rsidRPr="007E7DAB" w:rsidRDefault="008D08FB">
      <w:pPr>
        <w:ind w:left="-5"/>
        <w:rPr>
          <w:lang w:val="en-US"/>
        </w:rPr>
      </w:pPr>
      <w:r w:rsidRPr="007E7DAB">
        <w:rPr>
          <w:lang w:val="en-US"/>
        </w:rPr>
        <w:t xml:space="preserve">To be able to monitor </w:t>
      </w:r>
      <w:commentRangeStart w:id="121"/>
      <w:commentRangeStart w:id="122"/>
      <w:r w:rsidRPr="007E7DAB">
        <w:rPr>
          <w:lang w:val="en-US"/>
        </w:rPr>
        <w:t>the difference any experiment makes</w:t>
      </w:r>
      <w:commentRangeEnd w:id="121"/>
      <w:r w:rsidR="006C4998">
        <w:rPr>
          <w:rStyle w:val="CommentReference"/>
        </w:rPr>
        <w:commentReference w:id="121"/>
      </w:r>
      <w:commentRangeEnd w:id="122"/>
      <w:r w:rsidR="006C4998">
        <w:rPr>
          <w:rStyle w:val="CommentReference"/>
        </w:rPr>
        <w:commentReference w:id="122"/>
      </w:r>
      <w:r w:rsidRPr="007E7DAB">
        <w:rPr>
          <w:lang w:val="en-US"/>
        </w:rPr>
        <w:t>, especially with respect to the cross-linked or non-</w:t>
      </w:r>
      <w:proofErr w:type="gramStart"/>
      <w:r w:rsidRPr="007E7DAB">
        <w:rPr>
          <w:lang w:val="en-US"/>
        </w:rPr>
        <w:t>cross-linked</w:t>
      </w:r>
      <w:proofErr w:type="gramEnd"/>
      <w:r w:rsidRPr="007E7DAB">
        <w:rPr>
          <w:lang w:val="en-US"/>
        </w:rPr>
        <w:t xml:space="preserve"> PSMs, following features were implemented:</w:t>
      </w:r>
    </w:p>
    <w:p w14:paraId="008E68DD" w14:textId="77777777" w:rsidR="00233BB4" w:rsidRPr="007E7DAB" w:rsidRDefault="008D08FB">
      <w:pPr>
        <w:ind w:left="-5"/>
        <w:rPr>
          <w:lang w:val="en-US"/>
        </w:rPr>
      </w:pPr>
      <w:r w:rsidRPr="007E7DAB">
        <w:rPr>
          <w:lang w:val="en-US"/>
        </w:rPr>
        <w:t>First, in addition to the q-value, which is calculated as described in 1.1, the calculation of a class-specific q-value was implemented. This is done by splitting the dataset according to the class affiliation and calculating the q-value separately for both splits. This allows a more precise performance estimation when looking at only one of the classes.</w:t>
      </w:r>
    </w:p>
    <w:p w14:paraId="725986BA" w14:textId="77777777" w:rsidR="00233BB4" w:rsidRPr="007E7DAB" w:rsidRDefault="008D08FB">
      <w:pPr>
        <w:ind w:left="-15" w:firstLine="100"/>
        <w:rPr>
          <w:lang w:val="en-US"/>
        </w:rPr>
      </w:pPr>
      <w:r w:rsidRPr="007E7DAB">
        <w:rPr>
          <w:lang w:val="en-US"/>
        </w:rPr>
        <w:t xml:space="preserve">Second, </w:t>
      </w:r>
      <w:proofErr w:type="gramStart"/>
      <w:r w:rsidRPr="007E7DAB">
        <w:rPr>
          <w:lang w:val="en-US"/>
        </w:rPr>
        <w:t>an</w:t>
      </w:r>
      <w:proofErr w:type="gramEnd"/>
      <w:r w:rsidRPr="007E7DAB">
        <w:rPr>
          <w:lang w:val="en-US"/>
        </w:rPr>
        <w:t xml:space="preserve"> ROC curve using the </w:t>
      </w:r>
      <w:proofErr w:type="spellStart"/>
      <w:r w:rsidRPr="007E7DAB">
        <w:rPr>
          <w:rFonts w:ascii="Calibri" w:eastAsia="Calibri" w:hAnsi="Calibri" w:cs="Calibri"/>
          <w:lang w:val="en-US"/>
        </w:rPr>
        <w:t>pseudoROC</w:t>
      </w:r>
      <w:proofErr w:type="spellEnd"/>
      <w:r w:rsidRPr="007E7DAB">
        <w:rPr>
          <w:rFonts w:ascii="Calibri" w:eastAsia="Calibri" w:hAnsi="Calibri" w:cs="Calibri"/>
          <w:lang w:val="en-US"/>
        </w:rPr>
        <w:t xml:space="preserve"> </w:t>
      </w:r>
      <w:r w:rsidRPr="007E7DAB">
        <w:rPr>
          <w:lang w:val="en-US"/>
        </w:rPr>
        <w:t xml:space="preserve">function (2.1) is plotted after every iteration of </w:t>
      </w:r>
      <w:proofErr w:type="spellStart"/>
      <w:r w:rsidRPr="007E7DAB">
        <w:rPr>
          <w:lang w:val="en-US"/>
        </w:rPr>
        <w:t>Pycolator</w:t>
      </w:r>
      <w:proofErr w:type="spellEnd"/>
      <w:r w:rsidRPr="007E7DAB">
        <w:rPr>
          <w:lang w:val="en-US"/>
        </w:rPr>
        <w:t xml:space="preserve">: one for the whole dataset, one only for cross-linked, and one only for non-cross-linked PSMs. Accordingly, the respective </w:t>
      </w:r>
      <w:proofErr w:type="spellStart"/>
      <w:r w:rsidRPr="007E7DAB">
        <w:rPr>
          <w:lang w:val="en-US"/>
        </w:rPr>
        <w:t>classspecific</w:t>
      </w:r>
      <w:proofErr w:type="spellEnd"/>
      <w:r w:rsidRPr="007E7DAB">
        <w:rPr>
          <w:lang w:val="en-US"/>
        </w:rPr>
        <w:t xml:space="preserve"> q-value is used. Thus, three plots covering the corresponding class(es) and every iteration, as well as the area under the curve are returned. </w:t>
      </w:r>
      <w:r w:rsidRPr="007E7DAB">
        <w:rPr>
          <w:lang w:val="en-US"/>
        </w:rPr>
        <w:lastRenderedPageBreak/>
        <w:t xml:space="preserve">This allows for fast visual detection of the impact a specific change to the algorithm has on certain classes, </w:t>
      </w:r>
      <w:proofErr w:type="gramStart"/>
      <w:r w:rsidRPr="007E7DAB">
        <w:rPr>
          <w:lang w:val="en-US"/>
        </w:rPr>
        <w:t>iterations</w:t>
      </w:r>
      <w:proofErr w:type="gramEnd"/>
      <w:r w:rsidRPr="007E7DAB">
        <w:rPr>
          <w:lang w:val="en-US"/>
        </w:rPr>
        <w:t xml:space="preserve"> or general sensitivity.</w:t>
      </w:r>
    </w:p>
    <w:p w14:paraId="6F92805C" w14:textId="77777777" w:rsidR="00233BB4" w:rsidRPr="007E7DAB" w:rsidRDefault="008D08FB">
      <w:pPr>
        <w:pStyle w:val="Heading3"/>
        <w:tabs>
          <w:tab w:val="center" w:pos="2101"/>
        </w:tabs>
        <w:spacing w:after="357"/>
        <w:ind w:left="-15" w:firstLine="0"/>
        <w:rPr>
          <w:lang w:val="en-US"/>
        </w:rPr>
      </w:pPr>
      <w:r w:rsidRPr="007E7DAB">
        <w:rPr>
          <w:lang w:val="en-US"/>
        </w:rPr>
        <w:t>2.2.1</w:t>
      </w:r>
      <w:r w:rsidRPr="007E7DAB">
        <w:rPr>
          <w:lang w:val="en-US"/>
        </w:rPr>
        <w:tab/>
        <w:t>Different Ranks</w:t>
      </w:r>
    </w:p>
    <w:p w14:paraId="6253394A" w14:textId="0C607113" w:rsidR="00233BB4" w:rsidRPr="007E7DAB" w:rsidRDefault="008D08FB">
      <w:pPr>
        <w:ind w:left="-5"/>
        <w:rPr>
          <w:lang w:val="en-US"/>
        </w:rPr>
      </w:pPr>
      <w:r w:rsidRPr="007E7DAB">
        <w:rPr>
          <w:lang w:val="en-US"/>
        </w:rPr>
        <w:t xml:space="preserve">As experience shows, cross-linked peptides can be harder to detect than linear </w:t>
      </w:r>
      <w:commentRangeStart w:id="123"/>
      <w:commentRangeStart w:id="124"/>
      <w:r w:rsidRPr="007E7DAB">
        <w:rPr>
          <w:lang w:val="en-US"/>
        </w:rPr>
        <w:t>peptides</w:t>
      </w:r>
      <w:commentRangeEnd w:id="123"/>
      <w:r w:rsidR="00B91B1E">
        <w:rPr>
          <w:rStyle w:val="CommentReference"/>
        </w:rPr>
        <w:commentReference w:id="123"/>
      </w:r>
      <w:commentRangeEnd w:id="124"/>
      <w:r w:rsidR="00B91B1E">
        <w:rPr>
          <w:rStyle w:val="CommentReference"/>
        </w:rPr>
        <w:commentReference w:id="124"/>
      </w:r>
      <w:r w:rsidRPr="007E7DAB">
        <w:rPr>
          <w:lang w:val="en-US"/>
        </w:rPr>
        <w:t xml:space="preserve">. This means, the possibly correct cross-linked peptide will frequently not get the highest score of all the peptides. It thus can be beneficial to not only consider the highest scoring peptide, but also the highest scoring cross-linked peptide or also some lower-scoring </w:t>
      </w:r>
      <w:del w:id="125" w:author="Timo Sachsenberg" w:date="2020-08-10T13:24:00Z">
        <w:r w:rsidRPr="007E7DAB" w:rsidDel="00B91B1E">
          <w:rPr>
            <w:lang w:val="en-US"/>
          </w:rPr>
          <w:delText>peptides, and</w:delText>
        </w:r>
      </w:del>
      <w:ins w:id="126" w:author="Timo Sachsenberg" w:date="2020-08-10T13:24:00Z">
        <w:r w:rsidR="00B91B1E" w:rsidRPr="007E7DAB">
          <w:rPr>
            <w:lang w:val="en-US"/>
          </w:rPr>
          <w:t>peptides and</w:t>
        </w:r>
      </w:ins>
      <w:r w:rsidRPr="007E7DAB">
        <w:rPr>
          <w:lang w:val="en-US"/>
        </w:rPr>
        <w:t xml:space="preserve"> assign them ranks. Then, as following experiments show, </w:t>
      </w:r>
      <w:proofErr w:type="spellStart"/>
      <w:r w:rsidRPr="007E7DAB">
        <w:rPr>
          <w:lang w:val="en-US"/>
        </w:rPr>
        <w:t>Pycolator</w:t>
      </w:r>
      <w:proofErr w:type="spellEnd"/>
      <w:r w:rsidRPr="007E7DAB">
        <w:rPr>
          <w:lang w:val="en-US"/>
        </w:rPr>
        <w:t xml:space="preserve"> can correct the scores of some lower-ranking PSMs, possibly detecting more cross-linked PSMs. </w:t>
      </w:r>
      <w:commentRangeStart w:id="127"/>
      <w:commentRangeStart w:id="128"/>
      <w:r w:rsidRPr="007E7DAB">
        <w:rPr>
          <w:lang w:val="en-US"/>
        </w:rPr>
        <w:t xml:space="preserve">Meanwhile it is known to the experimenter, that </w:t>
      </w:r>
      <w:commentRangeEnd w:id="127"/>
      <w:r w:rsidR="00B91B1E">
        <w:rPr>
          <w:rStyle w:val="CommentReference"/>
        </w:rPr>
        <w:commentReference w:id="127"/>
      </w:r>
      <w:commentRangeEnd w:id="128"/>
      <w:r w:rsidR="00B91B1E">
        <w:rPr>
          <w:rStyle w:val="CommentReference"/>
        </w:rPr>
        <w:commentReference w:id="128"/>
      </w:r>
      <w:r w:rsidRPr="007E7DAB">
        <w:rPr>
          <w:lang w:val="en-US"/>
        </w:rPr>
        <w:t>only one of the peptides can be the correct match to a spectrum, and thus any PSM with a lower rank than 1 should be excluded at the end.</w:t>
      </w:r>
    </w:p>
    <w:p w14:paraId="2DC9AD11" w14:textId="77777777" w:rsidR="00233BB4" w:rsidRPr="007E7DAB" w:rsidRDefault="008D08FB">
      <w:pPr>
        <w:ind w:left="-5"/>
        <w:rPr>
          <w:lang w:val="en-US"/>
        </w:rPr>
      </w:pPr>
      <w:r w:rsidRPr="007E7DAB">
        <w:rPr>
          <w:lang w:val="en-US"/>
        </w:rPr>
        <w:t xml:space="preserve">To tackle both constraints, </w:t>
      </w:r>
      <w:proofErr w:type="spellStart"/>
      <w:r w:rsidRPr="007E7DAB">
        <w:rPr>
          <w:lang w:val="en-US"/>
        </w:rPr>
        <w:t>Pycolator</w:t>
      </w:r>
      <w:proofErr w:type="spellEnd"/>
      <w:r w:rsidRPr="007E7DAB">
        <w:rPr>
          <w:lang w:val="en-US"/>
        </w:rPr>
        <w:t xml:space="preserve"> first trains the SVM with every PSM available and re-calculates the ranks based upon the newly assigned score after every iteration, possibly correcting the ranks of some PSMs. When the used metric, normally the area under the pseudo ROC curve, does not improve beyond a certain threshold per iteration, every PSM with </w:t>
      </w:r>
      <w:commentRangeStart w:id="129"/>
      <w:commentRangeStart w:id="130"/>
      <w:r w:rsidRPr="007E7DAB">
        <w:rPr>
          <w:lang w:val="en-US"/>
        </w:rPr>
        <w:t xml:space="preserve">rank 2+ </w:t>
      </w:r>
      <w:commentRangeEnd w:id="129"/>
      <w:r w:rsidR="00B91B1E">
        <w:rPr>
          <w:rStyle w:val="CommentReference"/>
        </w:rPr>
        <w:commentReference w:id="129"/>
      </w:r>
      <w:commentRangeEnd w:id="130"/>
      <w:r w:rsidR="00B91B1E">
        <w:rPr>
          <w:rStyle w:val="CommentReference"/>
        </w:rPr>
        <w:commentReference w:id="130"/>
      </w:r>
      <w:r w:rsidRPr="007E7DAB">
        <w:rPr>
          <w:lang w:val="en-US"/>
        </w:rPr>
        <w:t xml:space="preserve">is dropped. The threshold is controlled by the parameter </w:t>
      </w:r>
      <w:proofErr w:type="spellStart"/>
      <w:r w:rsidRPr="007E7DAB">
        <w:rPr>
          <w:rFonts w:ascii="Calibri" w:eastAsia="Calibri" w:hAnsi="Calibri" w:cs="Calibri"/>
          <w:lang w:val="en-US"/>
        </w:rPr>
        <w:t>cutOffImprove</w:t>
      </w:r>
      <w:proofErr w:type="spellEnd"/>
      <w:r w:rsidRPr="007E7DAB">
        <w:rPr>
          <w:rFonts w:ascii="Calibri" w:eastAsia="Calibri" w:hAnsi="Calibri" w:cs="Calibri"/>
          <w:lang w:val="en-US"/>
        </w:rPr>
        <w:t xml:space="preserve"> </w:t>
      </w:r>
      <w:r w:rsidRPr="007E7DAB">
        <w:rPr>
          <w:lang w:val="en-US"/>
        </w:rPr>
        <w:t>with a default of 0</w:t>
      </w:r>
      <w:r w:rsidRPr="007E7DAB">
        <w:rPr>
          <w:i/>
          <w:lang w:val="en-US"/>
        </w:rPr>
        <w:t>.</w:t>
      </w:r>
      <w:r w:rsidRPr="007E7DAB">
        <w:rPr>
          <w:lang w:val="en-US"/>
        </w:rPr>
        <w:t>01 corresponding to a 1% increase of the used metric per iteration</w:t>
      </w:r>
      <w:commentRangeStart w:id="131"/>
      <w:r w:rsidRPr="007E7DAB">
        <w:rPr>
          <w:lang w:val="en-US"/>
        </w:rPr>
        <w:t xml:space="preserve">. Since also some of the best scoring PSMs will be dropped (even though they were not assigned rank 1), the algorithm then runs further until the maximum iterations are reached or the score does not improve further, in order to properly integrate and score the new PSMs considered confident. </w:t>
      </w:r>
      <w:commentRangeEnd w:id="131"/>
      <w:r w:rsidR="00B91B1E">
        <w:rPr>
          <w:rStyle w:val="CommentReference"/>
        </w:rPr>
        <w:commentReference w:id="131"/>
      </w:r>
      <w:r w:rsidRPr="007E7DAB">
        <w:rPr>
          <w:lang w:val="en-US"/>
        </w:rPr>
        <w:t>This procedure is depicted in Figure 2.2</w:t>
      </w:r>
    </w:p>
    <w:p w14:paraId="2D012F35" w14:textId="77777777" w:rsidR="00233BB4" w:rsidRPr="007E7DAB" w:rsidRDefault="008D08FB">
      <w:pPr>
        <w:spacing w:after="1580"/>
        <w:ind w:left="-5"/>
        <w:rPr>
          <w:lang w:val="en-US"/>
        </w:rPr>
      </w:pPr>
      <w:r w:rsidRPr="007E7DAB">
        <w:rPr>
          <w:lang w:val="en-US"/>
        </w:rPr>
        <w:t xml:space="preserve">The performance of this feature was tested against dropping the lower ranking PSMs once at the very end of the algorithm and once at the very beginning. </w:t>
      </w:r>
      <w:proofErr w:type="spellStart"/>
      <w:r w:rsidRPr="007E7DAB">
        <w:rPr>
          <w:lang w:val="en-US"/>
        </w:rPr>
        <w:t>Pycolator</w:t>
      </w:r>
      <w:proofErr w:type="spellEnd"/>
      <w:r w:rsidRPr="007E7DAB">
        <w:rPr>
          <w:lang w:val="en-US"/>
        </w:rPr>
        <w:t xml:space="preserve"> was run on the given dataset (2) and pseudo ROCs were plotted as described in 2.2.</w:t>
      </w:r>
    </w:p>
    <w:p w14:paraId="217CC96A" w14:textId="77777777" w:rsidR="00233BB4" w:rsidRPr="007E7DAB" w:rsidRDefault="008D08FB">
      <w:pPr>
        <w:pStyle w:val="Heading3"/>
        <w:tabs>
          <w:tab w:val="center" w:pos="3617"/>
        </w:tabs>
        <w:spacing w:after="357"/>
        <w:ind w:left="-15" w:firstLine="0"/>
        <w:rPr>
          <w:lang w:val="en-US"/>
        </w:rPr>
      </w:pPr>
      <w:r w:rsidRPr="007E7DAB">
        <w:rPr>
          <w:lang w:val="en-US"/>
        </w:rPr>
        <w:t>2.2.2</w:t>
      </w:r>
      <w:r w:rsidRPr="007E7DAB">
        <w:rPr>
          <w:lang w:val="en-US"/>
        </w:rPr>
        <w:tab/>
        <w:t>Characteristics of Cross-linked PSMs</w:t>
      </w:r>
    </w:p>
    <w:p w14:paraId="4B47B416" w14:textId="77777777" w:rsidR="00233BB4" w:rsidRPr="007E7DAB" w:rsidRDefault="008D08FB">
      <w:pPr>
        <w:ind w:left="-5"/>
        <w:rPr>
          <w:lang w:val="en-US"/>
        </w:rPr>
      </w:pPr>
      <w:r w:rsidRPr="007E7DAB">
        <w:rPr>
          <w:lang w:val="en-US"/>
        </w:rPr>
        <w:t>Apart from being hard to detect, cross-linked peptides also have other characteristics, some of which pose problems to the computational detection of correct PSMs. As discussed in 2.</w:t>
      </w:r>
      <w:commentRangeStart w:id="132"/>
      <w:commentRangeStart w:id="133"/>
      <w:r w:rsidRPr="007E7DAB">
        <w:rPr>
          <w:lang w:val="en-US"/>
        </w:rPr>
        <w:t>2</w:t>
      </w:r>
      <w:commentRangeEnd w:id="132"/>
      <w:r w:rsidR="00C14DE4">
        <w:rPr>
          <w:rStyle w:val="CommentReference"/>
        </w:rPr>
        <w:commentReference w:id="132"/>
      </w:r>
      <w:commentRangeEnd w:id="133"/>
      <w:r w:rsidR="00C14DE4">
        <w:rPr>
          <w:rStyle w:val="CommentReference"/>
        </w:rPr>
        <w:commentReference w:id="133"/>
      </w:r>
      <w:r w:rsidRPr="007E7DAB">
        <w:rPr>
          <w:lang w:val="en-US"/>
        </w:rPr>
        <w:t xml:space="preserve">.2 ”Splitting the dataset”, the features of </w:t>
      </w:r>
      <w:r w:rsidRPr="007E7DAB">
        <w:rPr>
          <w:lang w:val="en-US"/>
        </w:rPr>
        <w:lastRenderedPageBreak/>
        <w:t>cross-linked and linear peptides are so dissimilar, splitting the dataset and training a linear SVM separately on cross-linked and non-cross-linked PSMs yields significantly better results than training one linear SVM. To reduce the impact of this heterogeneity, the following experiments were conducted:</w:t>
      </w:r>
    </w:p>
    <w:p w14:paraId="18D47BE6" w14:textId="77777777" w:rsidR="00233BB4" w:rsidRDefault="008D08FB">
      <w:pPr>
        <w:spacing w:after="856" w:line="259" w:lineRule="auto"/>
        <w:ind w:left="57" w:firstLine="0"/>
        <w:jc w:val="left"/>
      </w:pPr>
      <w:r>
        <w:rPr>
          <w:rFonts w:ascii="Calibri" w:eastAsia="Calibri" w:hAnsi="Calibri" w:cs="Calibri"/>
          <w:noProof/>
          <w:sz w:val="22"/>
        </w:rPr>
        <mc:AlternateContent>
          <mc:Choice Requires="wpg">
            <w:drawing>
              <wp:inline distT="0" distB="0" distL="0" distR="0" wp14:anchorId="49B3E0F1" wp14:editId="14C94AE1">
                <wp:extent cx="4968111" cy="2285608"/>
                <wp:effectExtent l="0" t="0" r="0" b="0"/>
                <wp:docPr id="26637" name="Group 26637"/>
                <wp:cNvGraphicFramePr/>
                <a:graphic xmlns:a="http://schemas.openxmlformats.org/drawingml/2006/main">
                  <a:graphicData uri="http://schemas.microsoft.com/office/word/2010/wordprocessingGroup">
                    <wpg:wgp>
                      <wpg:cNvGrpSpPr/>
                      <wpg:grpSpPr>
                        <a:xfrm>
                          <a:off x="0" y="0"/>
                          <a:ext cx="4968111" cy="2285608"/>
                          <a:chOff x="0" y="0"/>
                          <a:chExt cx="4968111" cy="2285608"/>
                        </a:xfrm>
                      </wpg:grpSpPr>
                      <wps:wsp>
                        <wps:cNvPr id="1181" name="Shape 1181"/>
                        <wps:cNvSpPr/>
                        <wps:spPr>
                          <a:xfrm>
                            <a:off x="314681" y="452649"/>
                            <a:ext cx="620541" cy="228687"/>
                          </a:xfrm>
                          <a:custGeom>
                            <a:avLst/>
                            <a:gdLst/>
                            <a:ahLst/>
                            <a:cxnLst/>
                            <a:rect l="0" t="0" r="0" b="0"/>
                            <a:pathLst>
                              <a:path w="620541" h="228687">
                                <a:moveTo>
                                  <a:pt x="38115" y="0"/>
                                </a:moveTo>
                                <a:lnTo>
                                  <a:pt x="582427" y="0"/>
                                </a:lnTo>
                                <a:cubicBezTo>
                                  <a:pt x="603479" y="0"/>
                                  <a:pt x="620541" y="17062"/>
                                  <a:pt x="620541" y="38114"/>
                                </a:cubicBezTo>
                                <a:lnTo>
                                  <a:pt x="620541" y="190572"/>
                                </a:lnTo>
                                <a:cubicBezTo>
                                  <a:pt x="620541" y="211624"/>
                                  <a:pt x="603479" y="228687"/>
                                  <a:pt x="582427" y="228687"/>
                                </a:cubicBezTo>
                                <a:lnTo>
                                  <a:pt x="38115" y="228687"/>
                                </a:lnTo>
                                <a:cubicBezTo>
                                  <a:pt x="17062" y="228687"/>
                                  <a:pt x="0" y="211624"/>
                                  <a:pt x="0" y="190572"/>
                                </a:cubicBezTo>
                                <a:lnTo>
                                  <a:pt x="0" y="38114"/>
                                </a:lnTo>
                                <a:cubicBezTo>
                                  <a:pt x="0" y="17062"/>
                                  <a:pt x="17062" y="0"/>
                                  <a:pt x="38115"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1182" name="Shape 1182"/>
                        <wps:cNvSpPr/>
                        <wps:spPr>
                          <a:xfrm>
                            <a:off x="314681" y="452649"/>
                            <a:ext cx="620541" cy="228687"/>
                          </a:xfrm>
                          <a:custGeom>
                            <a:avLst/>
                            <a:gdLst/>
                            <a:ahLst/>
                            <a:cxnLst/>
                            <a:rect l="0" t="0" r="0" b="0"/>
                            <a:pathLst>
                              <a:path w="620541" h="228687">
                                <a:moveTo>
                                  <a:pt x="0" y="38114"/>
                                </a:moveTo>
                                <a:cubicBezTo>
                                  <a:pt x="0" y="17062"/>
                                  <a:pt x="17062" y="0"/>
                                  <a:pt x="38115" y="0"/>
                                </a:cubicBezTo>
                                <a:lnTo>
                                  <a:pt x="582427" y="0"/>
                                </a:lnTo>
                                <a:cubicBezTo>
                                  <a:pt x="603479" y="0"/>
                                  <a:pt x="620541" y="17062"/>
                                  <a:pt x="620541" y="38114"/>
                                </a:cubicBezTo>
                                <a:lnTo>
                                  <a:pt x="620541" y="190572"/>
                                </a:lnTo>
                                <a:cubicBezTo>
                                  <a:pt x="620541" y="211624"/>
                                  <a:pt x="603479" y="228687"/>
                                  <a:pt x="582427" y="228687"/>
                                </a:cubicBezTo>
                                <a:lnTo>
                                  <a:pt x="38115"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183" name="Rectangle 1183"/>
                        <wps:cNvSpPr/>
                        <wps:spPr>
                          <a:xfrm>
                            <a:off x="367096" y="523576"/>
                            <a:ext cx="303782" cy="142523"/>
                          </a:xfrm>
                          <a:prstGeom prst="rect">
                            <a:avLst/>
                          </a:prstGeom>
                          <a:ln>
                            <a:noFill/>
                          </a:ln>
                        </wps:spPr>
                        <wps:txbx>
                          <w:txbxContent>
                            <w:p w14:paraId="2CEE3B60"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184" name="Rectangle 1184"/>
                        <wps:cNvSpPr/>
                        <wps:spPr>
                          <a:xfrm>
                            <a:off x="595132" y="523576"/>
                            <a:ext cx="42818" cy="142523"/>
                          </a:xfrm>
                          <a:prstGeom prst="rect">
                            <a:avLst/>
                          </a:prstGeom>
                          <a:ln>
                            <a:noFill/>
                          </a:ln>
                        </wps:spPr>
                        <wps:txbx>
                          <w:txbxContent>
                            <w:p w14:paraId="2B0F2E7C"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185" name="Rectangle 1185"/>
                        <wps:cNvSpPr/>
                        <wps:spPr>
                          <a:xfrm>
                            <a:off x="627261" y="523576"/>
                            <a:ext cx="340023" cy="142523"/>
                          </a:xfrm>
                          <a:prstGeom prst="rect">
                            <a:avLst/>
                          </a:prstGeom>
                          <a:ln>
                            <a:noFill/>
                          </a:ln>
                        </wps:spPr>
                        <wps:txbx>
                          <w:txbxContent>
                            <w:p w14:paraId="72429300"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186" name="Shape 1186"/>
                        <wps:cNvSpPr/>
                        <wps:spPr>
                          <a:xfrm>
                            <a:off x="314681" y="703385"/>
                            <a:ext cx="620541" cy="228687"/>
                          </a:xfrm>
                          <a:custGeom>
                            <a:avLst/>
                            <a:gdLst/>
                            <a:ahLst/>
                            <a:cxnLst/>
                            <a:rect l="0" t="0" r="0" b="0"/>
                            <a:pathLst>
                              <a:path w="620541" h="228687">
                                <a:moveTo>
                                  <a:pt x="38115" y="0"/>
                                </a:moveTo>
                                <a:lnTo>
                                  <a:pt x="582427" y="0"/>
                                </a:lnTo>
                                <a:cubicBezTo>
                                  <a:pt x="603479" y="0"/>
                                  <a:pt x="620541" y="17062"/>
                                  <a:pt x="620541" y="38115"/>
                                </a:cubicBezTo>
                                <a:lnTo>
                                  <a:pt x="620541" y="190572"/>
                                </a:lnTo>
                                <a:cubicBezTo>
                                  <a:pt x="620541" y="211624"/>
                                  <a:pt x="603479" y="228687"/>
                                  <a:pt x="582427" y="228687"/>
                                </a:cubicBezTo>
                                <a:lnTo>
                                  <a:pt x="38115" y="228687"/>
                                </a:lnTo>
                                <a:cubicBezTo>
                                  <a:pt x="17062" y="228687"/>
                                  <a:pt x="0" y="211624"/>
                                  <a:pt x="0" y="190572"/>
                                </a:cubicBezTo>
                                <a:lnTo>
                                  <a:pt x="0" y="38115"/>
                                </a:lnTo>
                                <a:cubicBezTo>
                                  <a:pt x="0" y="17062"/>
                                  <a:pt x="17062" y="0"/>
                                  <a:pt x="38115"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187" name="Shape 1187"/>
                        <wps:cNvSpPr/>
                        <wps:spPr>
                          <a:xfrm>
                            <a:off x="314681" y="703385"/>
                            <a:ext cx="620541" cy="228687"/>
                          </a:xfrm>
                          <a:custGeom>
                            <a:avLst/>
                            <a:gdLst/>
                            <a:ahLst/>
                            <a:cxnLst/>
                            <a:rect l="0" t="0" r="0" b="0"/>
                            <a:pathLst>
                              <a:path w="620541" h="228687">
                                <a:moveTo>
                                  <a:pt x="0" y="38115"/>
                                </a:moveTo>
                                <a:cubicBezTo>
                                  <a:pt x="0" y="17062"/>
                                  <a:pt x="17062" y="0"/>
                                  <a:pt x="38115" y="0"/>
                                </a:cubicBezTo>
                                <a:lnTo>
                                  <a:pt x="582427" y="0"/>
                                </a:lnTo>
                                <a:cubicBezTo>
                                  <a:pt x="603479" y="0"/>
                                  <a:pt x="620541" y="17062"/>
                                  <a:pt x="620541" y="38115"/>
                                </a:cubicBezTo>
                                <a:lnTo>
                                  <a:pt x="620541" y="190572"/>
                                </a:lnTo>
                                <a:cubicBezTo>
                                  <a:pt x="620541" y="211624"/>
                                  <a:pt x="603479" y="228687"/>
                                  <a:pt x="582427" y="228687"/>
                                </a:cubicBezTo>
                                <a:lnTo>
                                  <a:pt x="38115"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188" name="Rectangle 1188"/>
                        <wps:cNvSpPr/>
                        <wps:spPr>
                          <a:xfrm>
                            <a:off x="493703" y="774418"/>
                            <a:ext cx="349539" cy="142523"/>
                          </a:xfrm>
                          <a:prstGeom prst="rect">
                            <a:avLst/>
                          </a:prstGeom>
                          <a:ln>
                            <a:noFill/>
                          </a:ln>
                        </wps:spPr>
                        <wps:txbx>
                          <w:txbxContent>
                            <w:p w14:paraId="66385792"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189" name="Shape 1189"/>
                        <wps:cNvSpPr/>
                        <wps:spPr>
                          <a:xfrm>
                            <a:off x="314681" y="201912"/>
                            <a:ext cx="620541" cy="228687"/>
                          </a:xfrm>
                          <a:custGeom>
                            <a:avLst/>
                            <a:gdLst/>
                            <a:ahLst/>
                            <a:cxnLst/>
                            <a:rect l="0" t="0" r="0" b="0"/>
                            <a:pathLst>
                              <a:path w="620541" h="228687">
                                <a:moveTo>
                                  <a:pt x="38115" y="0"/>
                                </a:moveTo>
                                <a:lnTo>
                                  <a:pt x="582427" y="0"/>
                                </a:lnTo>
                                <a:cubicBezTo>
                                  <a:pt x="603479" y="0"/>
                                  <a:pt x="620541" y="17062"/>
                                  <a:pt x="620541" y="38115"/>
                                </a:cubicBezTo>
                                <a:lnTo>
                                  <a:pt x="620541" y="190572"/>
                                </a:lnTo>
                                <a:cubicBezTo>
                                  <a:pt x="620541" y="211625"/>
                                  <a:pt x="603479" y="228687"/>
                                  <a:pt x="582427" y="228687"/>
                                </a:cubicBezTo>
                                <a:lnTo>
                                  <a:pt x="38115" y="228687"/>
                                </a:lnTo>
                                <a:cubicBezTo>
                                  <a:pt x="17062" y="228687"/>
                                  <a:pt x="0" y="211625"/>
                                  <a:pt x="0" y="190572"/>
                                </a:cubicBezTo>
                                <a:lnTo>
                                  <a:pt x="0" y="38115"/>
                                </a:lnTo>
                                <a:cubicBezTo>
                                  <a:pt x="0" y="17062"/>
                                  <a:pt x="17062" y="0"/>
                                  <a:pt x="38115" y="0"/>
                                </a:cubicBezTo>
                                <a:close/>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1190" name="Shape 1190"/>
                        <wps:cNvSpPr/>
                        <wps:spPr>
                          <a:xfrm>
                            <a:off x="314681" y="201912"/>
                            <a:ext cx="620541" cy="228687"/>
                          </a:xfrm>
                          <a:custGeom>
                            <a:avLst/>
                            <a:gdLst/>
                            <a:ahLst/>
                            <a:cxnLst/>
                            <a:rect l="0" t="0" r="0" b="0"/>
                            <a:pathLst>
                              <a:path w="620541" h="228687">
                                <a:moveTo>
                                  <a:pt x="0" y="38115"/>
                                </a:moveTo>
                                <a:cubicBezTo>
                                  <a:pt x="0" y="17062"/>
                                  <a:pt x="17062" y="0"/>
                                  <a:pt x="38115" y="0"/>
                                </a:cubicBezTo>
                                <a:lnTo>
                                  <a:pt x="582427" y="0"/>
                                </a:lnTo>
                                <a:cubicBezTo>
                                  <a:pt x="603479" y="0"/>
                                  <a:pt x="620541" y="17062"/>
                                  <a:pt x="620541" y="38115"/>
                                </a:cubicBezTo>
                                <a:lnTo>
                                  <a:pt x="620541" y="190572"/>
                                </a:lnTo>
                                <a:cubicBezTo>
                                  <a:pt x="620541" y="211625"/>
                                  <a:pt x="603479" y="228687"/>
                                  <a:pt x="582427" y="228687"/>
                                </a:cubicBezTo>
                                <a:lnTo>
                                  <a:pt x="38115"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191" name="Rectangle 1191"/>
                        <wps:cNvSpPr/>
                        <wps:spPr>
                          <a:xfrm>
                            <a:off x="493703" y="272683"/>
                            <a:ext cx="349539" cy="142523"/>
                          </a:xfrm>
                          <a:prstGeom prst="rect">
                            <a:avLst/>
                          </a:prstGeom>
                          <a:ln>
                            <a:noFill/>
                          </a:ln>
                        </wps:spPr>
                        <wps:txbx>
                          <w:txbxContent>
                            <w:p w14:paraId="667435A5"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192" name="Shape 1192"/>
                        <wps:cNvSpPr/>
                        <wps:spPr>
                          <a:xfrm>
                            <a:off x="314681" y="954122"/>
                            <a:ext cx="620541" cy="228687"/>
                          </a:xfrm>
                          <a:custGeom>
                            <a:avLst/>
                            <a:gdLst/>
                            <a:ahLst/>
                            <a:cxnLst/>
                            <a:rect l="0" t="0" r="0" b="0"/>
                            <a:pathLst>
                              <a:path w="620541" h="228687">
                                <a:moveTo>
                                  <a:pt x="38115" y="0"/>
                                </a:moveTo>
                                <a:lnTo>
                                  <a:pt x="582427" y="0"/>
                                </a:lnTo>
                                <a:cubicBezTo>
                                  <a:pt x="603479" y="0"/>
                                  <a:pt x="620541" y="17062"/>
                                  <a:pt x="620541" y="38115"/>
                                </a:cubicBezTo>
                                <a:lnTo>
                                  <a:pt x="620541" y="190572"/>
                                </a:lnTo>
                                <a:cubicBezTo>
                                  <a:pt x="620541" y="211624"/>
                                  <a:pt x="603479" y="228687"/>
                                  <a:pt x="582427" y="228687"/>
                                </a:cubicBezTo>
                                <a:lnTo>
                                  <a:pt x="38115" y="228687"/>
                                </a:lnTo>
                                <a:cubicBezTo>
                                  <a:pt x="17062" y="228687"/>
                                  <a:pt x="0" y="211624"/>
                                  <a:pt x="0" y="190572"/>
                                </a:cubicBezTo>
                                <a:lnTo>
                                  <a:pt x="0" y="38115"/>
                                </a:lnTo>
                                <a:cubicBezTo>
                                  <a:pt x="0" y="17062"/>
                                  <a:pt x="17062" y="0"/>
                                  <a:pt x="38115"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193" name="Shape 1193"/>
                        <wps:cNvSpPr/>
                        <wps:spPr>
                          <a:xfrm>
                            <a:off x="314681" y="954122"/>
                            <a:ext cx="620541" cy="228687"/>
                          </a:xfrm>
                          <a:custGeom>
                            <a:avLst/>
                            <a:gdLst/>
                            <a:ahLst/>
                            <a:cxnLst/>
                            <a:rect l="0" t="0" r="0" b="0"/>
                            <a:pathLst>
                              <a:path w="620541" h="228687">
                                <a:moveTo>
                                  <a:pt x="0" y="38115"/>
                                </a:moveTo>
                                <a:cubicBezTo>
                                  <a:pt x="0" y="17062"/>
                                  <a:pt x="17062" y="0"/>
                                  <a:pt x="38115" y="0"/>
                                </a:cubicBezTo>
                                <a:lnTo>
                                  <a:pt x="582427" y="0"/>
                                </a:lnTo>
                                <a:cubicBezTo>
                                  <a:pt x="603479" y="0"/>
                                  <a:pt x="620541" y="17062"/>
                                  <a:pt x="620541" y="38115"/>
                                </a:cubicBezTo>
                                <a:lnTo>
                                  <a:pt x="620541" y="190572"/>
                                </a:lnTo>
                                <a:cubicBezTo>
                                  <a:pt x="620541" y="211624"/>
                                  <a:pt x="603479" y="228687"/>
                                  <a:pt x="582427" y="228687"/>
                                </a:cubicBezTo>
                                <a:lnTo>
                                  <a:pt x="38115"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194" name="Rectangle 1194"/>
                        <wps:cNvSpPr/>
                        <wps:spPr>
                          <a:xfrm>
                            <a:off x="367096" y="1025260"/>
                            <a:ext cx="303782" cy="142523"/>
                          </a:xfrm>
                          <a:prstGeom prst="rect">
                            <a:avLst/>
                          </a:prstGeom>
                          <a:ln>
                            <a:noFill/>
                          </a:ln>
                        </wps:spPr>
                        <wps:txbx>
                          <w:txbxContent>
                            <w:p w14:paraId="53ED83B9"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195" name="Rectangle 1195"/>
                        <wps:cNvSpPr/>
                        <wps:spPr>
                          <a:xfrm>
                            <a:off x="595132" y="1025260"/>
                            <a:ext cx="42818" cy="142523"/>
                          </a:xfrm>
                          <a:prstGeom prst="rect">
                            <a:avLst/>
                          </a:prstGeom>
                          <a:ln>
                            <a:noFill/>
                          </a:ln>
                        </wps:spPr>
                        <wps:txbx>
                          <w:txbxContent>
                            <w:p w14:paraId="7BD95421"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196" name="Rectangle 1196"/>
                        <wps:cNvSpPr/>
                        <wps:spPr>
                          <a:xfrm>
                            <a:off x="627261" y="1025260"/>
                            <a:ext cx="340023" cy="142523"/>
                          </a:xfrm>
                          <a:prstGeom prst="rect">
                            <a:avLst/>
                          </a:prstGeom>
                          <a:ln>
                            <a:noFill/>
                          </a:ln>
                        </wps:spPr>
                        <wps:txbx>
                          <w:txbxContent>
                            <w:p w14:paraId="77C74090"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197" name="Shape 1197"/>
                        <wps:cNvSpPr/>
                        <wps:spPr>
                          <a:xfrm>
                            <a:off x="954122" y="452649"/>
                            <a:ext cx="620541" cy="228687"/>
                          </a:xfrm>
                          <a:custGeom>
                            <a:avLst/>
                            <a:gdLst/>
                            <a:ahLst/>
                            <a:cxnLst/>
                            <a:rect l="0" t="0" r="0" b="0"/>
                            <a:pathLst>
                              <a:path w="620541" h="228687">
                                <a:moveTo>
                                  <a:pt x="38114" y="0"/>
                                </a:moveTo>
                                <a:lnTo>
                                  <a:pt x="582427" y="0"/>
                                </a:lnTo>
                                <a:cubicBezTo>
                                  <a:pt x="603479" y="0"/>
                                  <a:pt x="620541" y="17062"/>
                                  <a:pt x="620541" y="38114"/>
                                </a:cubicBezTo>
                                <a:lnTo>
                                  <a:pt x="620541" y="190572"/>
                                </a:lnTo>
                                <a:cubicBezTo>
                                  <a:pt x="620541" y="211624"/>
                                  <a:pt x="603479" y="228687"/>
                                  <a:pt x="582427" y="228687"/>
                                </a:cubicBezTo>
                                <a:lnTo>
                                  <a:pt x="38114" y="228687"/>
                                </a:lnTo>
                                <a:cubicBezTo>
                                  <a:pt x="17062" y="228687"/>
                                  <a:pt x="0" y="211624"/>
                                  <a:pt x="0" y="190572"/>
                                </a:cubicBezTo>
                                <a:lnTo>
                                  <a:pt x="0" y="38114"/>
                                </a:lnTo>
                                <a:cubicBezTo>
                                  <a:pt x="0" y="17062"/>
                                  <a:pt x="17062" y="0"/>
                                  <a:pt x="38114" y="0"/>
                                </a:cubicBezTo>
                                <a:close/>
                              </a:path>
                            </a:pathLst>
                          </a:custGeom>
                          <a:ln w="0" cap="flat">
                            <a:miter lim="127000"/>
                          </a:ln>
                        </wps:spPr>
                        <wps:style>
                          <a:lnRef idx="0">
                            <a:srgbClr val="000000">
                              <a:alpha val="0"/>
                            </a:srgbClr>
                          </a:lnRef>
                          <a:fillRef idx="1">
                            <a:srgbClr val="75B000"/>
                          </a:fillRef>
                          <a:effectRef idx="0">
                            <a:scrgbClr r="0" g="0" b="0"/>
                          </a:effectRef>
                          <a:fontRef idx="none"/>
                        </wps:style>
                        <wps:bodyPr/>
                      </wps:wsp>
                      <wps:wsp>
                        <wps:cNvPr id="1198" name="Shape 1198"/>
                        <wps:cNvSpPr/>
                        <wps:spPr>
                          <a:xfrm>
                            <a:off x="954122" y="452649"/>
                            <a:ext cx="620541" cy="228687"/>
                          </a:xfrm>
                          <a:custGeom>
                            <a:avLst/>
                            <a:gdLst/>
                            <a:ahLst/>
                            <a:cxnLst/>
                            <a:rect l="0" t="0" r="0" b="0"/>
                            <a:pathLst>
                              <a:path w="620541" h="228687">
                                <a:moveTo>
                                  <a:pt x="0" y="38114"/>
                                </a:moveTo>
                                <a:cubicBezTo>
                                  <a:pt x="0" y="17062"/>
                                  <a:pt x="17062" y="0"/>
                                  <a:pt x="38114" y="0"/>
                                </a:cubicBezTo>
                                <a:lnTo>
                                  <a:pt x="582427" y="0"/>
                                </a:lnTo>
                                <a:cubicBezTo>
                                  <a:pt x="603479" y="0"/>
                                  <a:pt x="620541" y="17062"/>
                                  <a:pt x="620541" y="38114"/>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199" name="Rectangle 1199"/>
                        <wps:cNvSpPr/>
                        <wps:spPr>
                          <a:xfrm>
                            <a:off x="1006411" y="523576"/>
                            <a:ext cx="303782" cy="142523"/>
                          </a:xfrm>
                          <a:prstGeom prst="rect">
                            <a:avLst/>
                          </a:prstGeom>
                          <a:ln>
                            <a:noFill/>
                          </a:ln>
                        </wps:spPr>
                        <wps:txbx>
                          <w:txbxContent>
                            <w:p w14:paraId="7AB92765"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00" name="Rectangle 1200"/>
                        <wps:cNvSpPr/>
                        <wps:spPr>
                          <a:xfrm>
                            <a:off x="1234468" y="523576"/>
                            <a:ext cx="42818" cy="142523"/>
                          </a:xfrm>
                          <a:prstGeom prst="rect">
                            <a:avLst/>
                          </a:prstGeom>
                          <a:ln>
                            <a:noFill/>
                          </a:ln>
                        </wps:spPr>
                        <wps:txbx>
                          <w:txbxContent>
                            <w:p w14:paraId="45CF50D6"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01" name="Rectangle 1201"/>
                        <wps:cNvSpPr/>
                        <wps:spPr>
                          <a:xfrm>
                            <a:off x="1266597" y="523576"/>
                            <a:ext cx="340023" cy="142523"/>
                          </a:xfrm>
                          <a:prstGeom prst="rect">
                            <a:avLst/>
                          </a:prstGeom>
                          <a:ln>
                            <a:noFill/>
                          </a:ln>
                        </wps:spPr>
                        <wps:txbx>
                          <w:txbxContent>
                            <w:p w14:paraId="31240C36"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02" name="Shape 1202"/>
                        <wps:cNvSpPr/>
                        <wps:spPr>
                          <a:xfrm>
                            <a:off x="954122" y="703385"/>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03" name="Shape 1203"/>
                        <wps:cNvSpPr/>
                        <wps:spPr>
                          <a:xfrm>
                            <a:off x="954122" y="703385"/>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04" name="Rectangle 1204"/>
                        <wps:cNvSpPr/>
                        <wps:spPr>
                          <a:xfrm>
                            <a:off x="1133039" y="774418"/>
                            <a:ext cx="349539" cy="142523"/>
                          </a:xfrm>
                          <a:prstGeom prst="rect">
                            <a:avLst/>
                          </a:prstGeom>
                          <a:ln>
                            <a:noFill/>
                          </a:ln>
                        </wps:spPr>
                        <wps:txbx>
                          <w:txbxContent>
                            <w:p w14:paraId="3064D8D0"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05" name="Shape 1205"/>
                        <wps:cNvSpPr/>
                        <wps:spPr>
                          <a:xfrm>
                            <a:off x="954122" y="201912"/>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5"/>
                                  <a:pt x="603479" y="228687"/>
                                  <a:pt x="582427" y="228687"/>
                                </a:cubicBezTo>
                                <a:lnTo>
                                  <a:pt x="38114" y="228687"/>
                                </a:lnTo>
                                <a:cubicBezTo>
                                  <a:pt x="17062" y="228687"/>
                                  <a:pt x="0" y="211625"/>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1206" name="Shape 1206"/>
                        <wps:cNvSpPr/>
                        <wps:spPr>
                          <a:xfrm>
                            <a:off x="954122" y="201912"/>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5"/>
                                  <a:pt x="603479" y="228687"/>
                                  <a:pt x="582427" y="228687"/>
                                </a:cubicBezTo>
                                <a:lnTo>
                                  <a:pt x="38114"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07" name="Rectangle 1207"/>
                        <wps:cNvSpPr/>
                        <wps:spPr>
                          <a:xfrm>
                            <a:off x="1006411" y="272683"/>
                            <a:ext cx="303782" cy="142523"/>
                          </a:xfrm>
                          <a:prstGeom prst="rect">
                            <a:avLst/>
                          </a:prstGeom>
                          <a:ln>
                            <a:noFill/>
                          </a:ln>
                        </wps:spPr>
                        <wps:txbx>
                          <w:txbxContent>
                            <w:p w14:paraId="192AFBE2"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08" name="Rectangle 1208"/>
                        <wps:cNvSpPr/>
                        <wps:spPr>
                          <a:xfrm>
                            <a:off x="1234468" y="272683"/>
                            <a:ext cx="42818" cy="142523"/>
                          </a:xfrm>
                          <a:prstGeom prst="rect">
                            <a:avLst/>
                          </a:prstGeom>
                          <a:ln>
                            <a:noFill/>
                          </a:ln>
                        </wps:spPr>
                        <wps:txbx>
                          <w:txbxContent>
                            <w:p w14:paraId="299E888C"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09" name="Rectangle 1209"/>
                        <wps:cNvSpPr/>
                        <wps:spPr>
                          <a:xfrm>
                            <a:off x="1266597" y="272683"/>
                            <a:ext cx="340023" cy="142523"/>
                          </a:xfrm>
                          <a:prstGeom prst="rect">
                            <a:avLst/>
                          </a:prstGeom>
                          <a:ln>
                            <a:noFill/>
                          </a:ln>
                        </wps:spPr>
                        <wps:txbx>
                          <w:txbxContent>
                            <w:p w14:paraId="2BA51262"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10" name="Shape 1210"/>
                        <wps:cNvSpPr/>
                        <wps:spPr>
                          <a:xfrm>
                            <a:off x="954122" y="954122"/>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11" name="Shape 1211"/>
                        <wps:cNvSpPr/>
                        <wps:spPr>
                          <a:xfrm>
                            <a:off x="954122" y="954122"/>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12" name="Rectangle 1212"/>
                        <wps:cNvSpPr/>
                        <wps:spPr>
                          <a:xfrm>
                            <a:off x="1133039" y="1025260"/>
                            <a:ext cx="349539" cy="142523"/>
                          </a:xfrm>
                          <a:prstGeom prst="rect">
                            <a:avLst/>
                          </a:prstGeom>
                          <a:ln>
                            <a:noFill/>
                          </a:ln>
                        </wps:spPr>
                        <wps:txbx>
                          <w:txbxContent>
                            <w:p w14:paraId="17D03077"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13" name="Shape 1213"/>
                        <wps:cNvSpPr/>
                        <wps:spPr>
                          <a:xfrm>
                            <a:off x="1592933" y="452649"/>
                            <a:ext cx="620541" cy="228687"/>
                          </a:xfrm>
                          <a:custGeom>
                            <a:avLst/>
                            <a:gdLst/>
                            <a:ahLst/>
                            <a:cxnLst/>
                            <a:rect l="0" t="0" r="0" b="0"/>
                            <a:pathLst>
                              <a:path w="620541" h="228687">
                                <a:moveTo>
                                  <a:pt x="38114" y="0"/>
                                </a:moveTo>
                                <a:lnTo>
                                  <a:pt x="582427" y="0"/>
                                </a:lnTo>
                                <a:cubicBezTo>
                                  <a:pt x="603479" y="0"/>
                                  <a:pt x="620541" y="17062"/>
                                  <a:pt x="620541" y="38114"/>
                                </a:cubicBezTo>
                                <a:lnTo>
                                  <a:pt x="620541" y="190572"/>
                                </a:lnTo>
                                <a:cubicBezTo>
                                  <a:pt x="620541" y="211624"/>
                                  <a:pt x="603479" y="228687"/>
                                  <a:pt x="582427" y="228687"/>
                                </a:cubicBezTo>
                                <a:lnTo>
                                  <a:pt x="38114" y="228687"/>
                                </a:lnTo>
                                <a:cubicBezTo>
                                  <a:pt x="17062" y="228687"/>
                                  <a:pt x="0" y="211624"/>
                                  <a:pt x="0" y="190572"/>
                                </a:cubicBezTo>
                                <a:lnTo>
                                  <a:pt x="0" y="38114"/>
                                </a:lnTo>
                                <a:cubicBezTo>
                                  <a:pt x="0" y="17062"/>
                                  <a:pt x="17062" y="0"/>
                                  <a:pt x="38114" y="0"/>
                                </a:cubicBezTo>
                                <a:close/>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1214" name="Shape 1214"/>
                        <wps:cNvSpPr/>
                        <wps:spPr>
                          <a:xfrm>
                            <a:off x="1592933" y="452649"/>
                            <a:ext cx="620541" cy="228687"/>
                          </a:xfrm>
                          <a:custGeom>
                            <a:avLst/>
                            <a:gdLst/>
                            <a:ahLst/>
                            <a:cxnLst/>
                            <a:rect l="0" t="0" r="0" b="0"/>
                            <a:pathLst>
                              <a:path w="620541" h="228687">
                                <a:moveTo>
                                  <a:pt x="0" y="38114"/>
                                </a:moveTo>
                                <a:cubicBezTo>
                                  <a:pt x="0" y="17062"/>
                                  <a:pt x="17062" y="0"/>
                                  <a:pt x="38114" y="0"/>
                                </a:cubicBezTo>
                                <a:lnTo>
                                  <a:pt x="582427" y="0"/>
                                </a:lnTo>
                                <a:cubicBezTo>
                                  <a:pt x="603479" y="0"/>
                                  <a:pt x="620541" y="17062"/>
                                  <a:pt x="620541" y="38114"/>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15" name="Rectangle 1215"/>
                        <wps:cNvSpPr/>
                        <wps:spPr>
                          <a:xfrm>
                            <a:off x="1645590" y="523576"/>
                            <a:ext cx="303782" cy="142523"/>
                          </a:xfrm>
                          <a:prstGeom prst="rect">
                            <a:avLst/>
                          </a:prstGeom>
                          <a:ln>
                            <a:noFill/>
                          </a:ln>
                        </wps:spPr>
                        <wps:txbx>
                          <w:txbxContent>
                            <w:p w14:paraId="325814CF"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16" name="Rectangle 1216"/>
                        <wps:cNvSpPr/>
                        <wps:spPr>
                          <a:xfrm>
                            <a:off x="1873646" y="523576"/>
                            <a:ext cx="42818" cy="142523"/>
                          </a:xfrm>
                          <a:prstGeom prst="rect">
                            <a:avLst/>
                          </a:prstGeom>
                          <a:ln>
                            <a:noFill/>
                          </a:ln>
                        </wps:spPr>
                        <wps:txbx>
                          <w:txbxContent>
                            <w:p w14:paraId="73CDED4A"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17" name="Rectangle 1217"/>
                        <wps:cNvSpPr/>
                        <wps:spPr>
                          <a:xfrm>
                            <a:off x="1905776" y="523576"/>
                            <a:ext cx="340024" cy="142523"/>
                          </a:xfrm>
                          <a:prstGeom prst="rect">
                            <a:avLst/>
                          </a:prstGeom>
                          <a:ln>
                            <a:noFill/>
                          </a:ln>
                        </wps:spPr>
                        <wps:txbx>
                          <w:txbxContent>
                            <w:p w14:paraId="4C3920E1"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18" name="Shape 1218"/>
                        <wps:cNvSpPr/>
                        <wps:spPr>
                          <a:xfrm>
                            <a:off x="1592933" y="703385"/>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19" name="Shape 1219"/>
                        <wps:cNvSpPr/>
                        <wps:spPr>
                          <a:xfrm>
                            <a:off x="1592933" y="703385"/>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20" name="Rectangle 1220"/>
                        <wps:cNvSpPr/>
                        <wps:spPr>
                          <a:xfrm>
                            <a:off x="1645590" y="774418"/>
                            <a:ext cx="303782" cy="142523"/>
                          </a:xfrm>
                          <a:prstGeom prst="rect">
                            <a:avLst/>
                          </a:prstGeom>
                          <a:ln>
                            <a:noFill/>
                          </a:ln>
                        </wps:spPr>
                        <wps:txbx>
                          <w:txbxContent>
                            <w:p w14:paraId="4A7267E9"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21" name="Rectangle 1221"/>
                        <wps:cNvSpPr/>
                        <wps:spPr>
                          <a:xfrm>
                            <a:off x="1873646" y="774418"/>
                            <a:ext cx="42818" cy="142523"/>
                          </a:xfrm>
                          <a:prstGeom prst="rect">
                            <a:avLst/>
                          </a:prstGeom>
                          <a:ln>
                            <a:noFill/>
                          </a:ln>
                        </wps:spPr>
                        <wps:txbx>
                          <w:txbxContent>
                            <w:p w14:paraId="56BFCA96"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22" name="Rectangle 1222"/>
                        <wps:cNvSpPr/>
                        <wps:spPr>
                          <a:xfrm>
                            <a:off x="1905776" y="774418"/>
                            <a:ext cx="340024" cy="142523"/>
                          </a:xfrm>
                          <a:prstGeom prst="rect">
                            <a:avLst/>
                          </a:prstGeom>
                          <a:ln>
                            <a:noFill/>
                          </a:ln>
                        </wps:spPr>
                        <wps:txbx>
                          <w:txbxContent>
                            <w:p w14:paraId="2288B0BF"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23" name="Shape 1223"/>
                        <wps:cNvSpPr/>
                        <wps:spPr>
                          <a:xfrm>
                            <a:off x="1592933" y="201912"/>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5"/>
                                  <a:pt x="603479" y="228687"/>
                                  <a:pt x="582427" y="228687"/>
                                </a:cubicBezTo>
                                <a:lnTo>
                                  <a:pt x="38114" y="228687"/>
                                </a:lnTo>
                                <a:cubicBezTo>
                                  <a:pt x="17062" y="228687"/>
                                  <a:pt x="0" y="211625"/>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009242"/>
                          </a:fillRef>
                          <a:effectRef idx="0">
                            <a:scrgbClr r="0" g="0" b="0"/>
                          </a:effectRef>
                          <a:fontRef idx="none"/>
                        </wps:style>
                        <wps:bodyPr/>
                      </wps:wsp>
                      <wps:wsp>
                        <wps:cNvPr id="1224" name="Shape 1224"/>
                        <wps:cNvSpPr/>
                        <wps:spPr>
                          <a:xfrm>
                            <a:off x="1592933" y="201912"/>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5"/>
                                  <a:pt x="603479" y="228687"/>
                                  <a:pt x="582427" y="228687"/>
                                </a:cubicBezTo>
                                <a:lnTo>
                                  <a:pt x="38114"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25" name="Rectangle 1225"/>
                        <wps:cNvSpPr/>
                        <wps:spPr>
                          <a:xfrm>
                            <a:off x="1772218" y="272683"/>
                            <a:ext cx="349539" cy="142523"/>
                          </a:xfrm>
                          <a:prstGeom prst="rect">
                            <a:avLst/>
                          </a:prstGeom>
                          <a:ln>
                            <a:noFill/>
                          </a:ln>
                        </wps:spPr>
                        <wps:txbx>
                          <w:txbxContent>
                            <w:p w14:paraId="77C08EDA"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26" name="Shape 1226"/>
                        <wps:cNvSpPr/>
                        <wps:spPr>
                          <a:xfrm>
                            <a:off x="1592933" y="954122"/>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27" name="Shape 1227"/>
                        <wps:cNvSpPr/>
                        <wps:spPr>
                          <a:xfrm>
                            <a:off x="1592933" y="954122"/>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28" name="Rectangle 1228"/>
                        <wps:cNvSpPr/>
                        <wps:spPr>
                          <a:xfrm>
                            <a:off x="1772218" y="1025260"/>
                            <a:ext cx="349539" cy="142523"/>
                          </a:xfrm>
                          <a:prstGeom prst="rect">
                            <a:avLst/>
                          </a:prstGeom>
                          <a:ln>
                            <a:noFill/>
                          </a:ln>
                        </wps:spPr>
                        <wps:txbx>
                          <w:txbxContent>
                            <w:p w14:paraId="62853E86"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29" name="Shape 1229"/>
                        <wps:cNvSpPr/>
                        <wps:spPr>
                          <a:xfrm>
                            <a:off x="2798736" y="452649"/>
                            <a:ext cx="620542" cy="228687"/>
                          </a:xfrm>
                          <a:custGeom>
                            <a:avLst/>
                            <a:gdLst/>
                            <a:ahLst/>
                            <a:cxnLst/>
                            <a:rect l="0" t="0" r="0" b="0"/>
                            <a:pathLst>
                              <a:path w="620542" h="228687">
                                <a:moveTo>
                                  <a:pt x="38115" y="0"/>
                                </a:moveTo>
                                <a:lnTo>
                                  <a:pt x="582427" y="0"/>
                                </a:lnTo>
                                <a:cubicBezTo>
                                  <a:pt x="603479" y="0"/>
                                  <a:pt x="620542" y="17062"/>
                                  <a:pt x="620542" y="38114"/>
                                </a:cubicBezTo>
                                <a:lnTo>
                                  <a:pt x="620542" y="190572"/>
                                </a:lnTo>
                                <a:cubicBezTo>
                                  <a:pt x="620542" y="211624"/>
                                  <a:pt x="603479" y="228687"/>
                                  <a:pt x="582427" y="228687"/>
                                </a:cubicBezTo>
                                <a:lnTo>
                                  <a:pt x="38115" y="228687"/>
                                </a:lnTo>
                                <a:cubicBezTo>
                                  <a:pt x="17062" y="228687"/>
                                  <a:pt x="0" y="211624"/>
                                  <a:pt x="0" y="190572"/>
                                </a:cubicBezTo>
                                <a:lnTo>
                                  <a:pt x="0" y="38114"/>
                                </a:lnTo>
                                <a:cubicBezTo>
                                  <a:pt x="0" y="17062"/>
                                  <a:pt x="17062" y="0"/>
                                  <a:pt x="38115" y="0"/>
                                </a:cubicBezTo>
                                <a:close/>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1230" name="Shape 1230"/>
                        <wps:cNvSpPr/>
                        <wps:spPr>
                          <a:xfrm>
                            <a:off x="2798736" y="452649"/>
                            <a:ext cx="620542" cy="228687"/>
                          </a:xfrm>
                          <a:custGeom>
                            <a:avLst/>
                            <a:gdLst/>
                            <a:ahLst/>
                            <a:cxnLst/>
                            <a:rect l="0" t="0" r="0" b="0"/>
                            <a:pathLst>
                              <a:path w="620542" h="228687">
                                <a:moveTo>
                                  <a:pt x="0" y="38114"/>
                                </a:moveTo>
                                <a:cubicBezTo>
                                  <a:pt x="0" y="17062"/>
                                  <a:pt x="17062" y="0"/>
                                  <a:pt x="38115" y="0"/>
                                </a:cubicBezTo>
                                <a:lnTo>
                                  <a:pt x="582427" y="0"/>
                                </a:lnTo>
                                <a:cubicBezTo>
                                  <a:pt x="603479" y="0"/>
                                  <a:pt x="620542" y="17062"/>
                                  <a:pt x="620542" y="38114"/>
                                </a:cubicBezTo>
                                <a:lnTo>
                                  <a:pt x="620542" y="190572"/>
                                </a:lnTo>
                                <a:cubicBezTo>
                                  <a:pt x="620542" y="211624"/>
                                  <a:pt x="603479" y="228687"/>
                                  <a:pt x="582427" y="228687"/>
                                </a:cubicBezTo>
                                <a:lnTo>
                                  <a:pt x="38115"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31" name="Rectangle 1231"/>
                        <wps:cNvSpPr/>
                        <wps:spPr>
                          <a:xfrm>
                            <a:off x="2978021" y="523576"/>
                            <a:ext cx="349539" cy="142523"/>
                          </a:xfrm>
                          <a:prstGeom prst="rect">
                            <a:avLst/>
                          </a:prstGeom>
                          <a:ln>
                            <a:noFill/>
                          </a:ln>
                        </wps:spPr>
                        <wps:txbx>
                          <w:txbxContent>
                            <w:p w14:paraId="592751F0"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32" name="Shape 1232"/>
                        <wps:cNvSpPr/>
                        <wps:spPr>
                          <a:xfrm>
                            <a:off x="2798736" y="703385"/>
                            <a:ext cx="620542" cy="228687"/>
                          </a:xfrm>
                          <a:custGeom>
                            <a:avLst/>
                            <a:gdLst/>
                            <a:ahLst/>
                            <a:cxnLst/>
                            <a:rect l="0" t="0" r="0" b="0"/>
                            <a:pathLst>
                              <a:path w="620542" h="228687">
                                <a:moveTo>
                                  <a:pt x="38115" y="0"/>
                                </a:moveTo>
                                <a:lnTo>
                                  <a:pt x="582427" y="0"/>
                                </a:lnTo>
                                <a:cubicBezTo>
                                  <a:pt x="603479" y="0"/>
                                  <a:pt x="620542" y="17062"/>
                                  <a:pt x="620542" y="38115"/>
                                </a:cubicBezTo>
                                <a:lnTo>
                                  <a:pt x="620542" y="190572"/>
                                </a:lnTo>
                                <a:cubicBezTo>
                                  <a:pt x="620542" y="211624"/>
                                  <a:pt x="603479" y="228687"/>
                                  <a:pt x="582427" y="228687"/>
                                </a:cubicBezTo>
                                <a:lnTo>
                                  <a:pt x="38115" y="228687"/>
                                </a:lnTo>
                                <a:cubicBezTo>
                                  <a:pt x="17062" y="228687"/>
                                  <a:pt x="0" y="211624"/>
                                  <a:pt x="0" y="190572"/>
                                </a:cubicBezTo>
                                <a:lnTo>
                                  <a:pt x="0" y="38115"/>
                                </a:lnTo>
                                <a:cubicBezTo>
                                  <a:pt x="0" y="17062"/>
                                  <a:pt x="17062" y="0"/>
                                  <a:pt x="38115"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33" name="Shape 1233"/>
                        <wps:cNvSpPr/>
                        <wps:spPr>
                          <a:xfrm>
                            <a:off x="2798736" y="703385"/>
                            <a:ext cx="620542" cy="228687"/>
                          </a:xfrm>
                          <a:custGeom>
                            <a:avLst/>
                            <a:gdLst/>
                            <a:ahLst/>
                            <a:cxnLst/>
                            <a:rect l="0" t="0" r="0" b="0"/>
                            <a:pathLst>
                              <a:path w="620542" h="228687">
                                <a:moveTo>
                                  <a:pt x="0" y="38115"/>
                                </a:moveTo>
                                <a:cubicBezTo>
                                  <a:pt x="0" y="17062"/>
                                  <a:pt x="17062" y="0"/>
                                  <a:pt x="38115" y="0"/>
                                </a:cubicBezTo>
                                <a:lnTo>
                                  <a:pt x="582427" y="0"/>
                                </a:lnTo>
                                <a:cubicBezTo>
                                  <a:pt x="603479" y="0"/>
                                  <a:pt x="620542" y="17062"/>
                                  <a:pt x="620542" y="38115"/>
                                </a:cubicBezTo>
                                <a:lnTo>
                                  <a:pt x="620542" y="190572"/>
                                </a:lnTo>
                                <a:cubicBezTo>
                                  <a:pt x="620542" y="211624"/>
                                  <a:pt x="603479" y="228687"/>
                                  <a:pt x="582427" y="228687"/>
                                </a:cubicBezTo>
                                <a:lnTo>
                                  <a:pt x="38115"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34" name="Rectangle 1234"/>
                        <wps:cNvSpPr/>
                        <wps:spPr>
                          <a:xfrm>
                            <a:off x="2978021" y="774418"/>
                            <a:ext cx="349539" cy="142523"/>
                          </a:xfrm>
                          <a:prstGeom prst="rect">
                            <a:avLst/>
                          </a:prstGeom>
                          <a:ln>
                            <a:noFill/>
                          </a:ln>
                        </wps:spPr>
                        <wps:txbx>
                          <w:txbxContent>
                            <w:p w14:paraId="32DFA8AB"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35" name="Shape 1235"/>
                        <wps:cNvSpPr/>
                        <wps:spPr>
                          <a:xfrm>
                            <a:off x="2798736" y="201912"/>
                            <a:ext cx="620542" cy="228687"/>
                          </a:xfrm>
                          <a:custGeom>
                            <a:avLst/>
                            <a:gdLst/>
                            <a:ahLst/>
                            <a:cxnLst/>
                            <a:rect l="0" t="0" r="0" b="0"/>
                            <a:pathLst>
                              <a:path w="620542" h="228687">
                                <a:moveTo>
                                  <a:pt x="38115" y="0"/>
                                </a:moveTo>
                                <a:lnTo>
                                  <a:pt x="582427" y="0"/>
                                </a:lnTo>
                                <a:cubicBezTo>
                                  <a:pt x="603479" y="0"/>
                                  <a:pt x="620542" y="17062"/>
                                  <a:pt x="620542" y="38115"/>
                                </a:cubicBezTo>
                                <a:lnTo>
                                  <a:pt x="620542" y="190572"/>
                                </a:lnTo>
                                <a:cubicBezTo>
                                  <a:pt x="620542" y="211625"/>
                                  <a:pt x="603479" y="228687"/>
                                  <a:pt x="582427" y="228687"/>
                                </a:cubicBezTo>
                                <a:lnTo>
                                  <a:pt x="38115" y="228687"/>
                                </a:lnTo>
                                <a:cubicBezTo>
                                  <a:pt x="17062" y="228687"/>
                                  <a:pt x="0" y="211625"/>
                                  <a:pt x="0" y="190572"/>
                                </a:cubicBezTo>
                                <a:lnTo>
                                  <a:pt x="0" y="38115"/>
                                </a:lnTo>
                                <a:cubicBezTo>
                                  <a:pt x="0" y="17062"/>
                                  <a:pt x="17062" y="0"/>
                                  <a:pt x="38115"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1236" name="Shape 1236"/>
                        <wps:cNvSpPr/>
                        <wps:spPr>
                          <a:xfrm>
                            <a:off x="2798736" y="201912"/>
                            <a:ext cx="620542" cy="228687"/>
                          </a:xfrm>
                          <a:custGeom>
                            <a:avLst/>
                            <a:gdLst/>
                            <a:ahLst/>
                            <a:cxnLst/>
                            <a:rect l="0" t="0" r="0" b="0"/>
                            <a:pathLst>
                              <a:path w="620542" h="228687">
                                <a:moveTo>
                                  <a:pt x="0" y="38115"/>
                                </a:moveTo>
                                <a:cubicBezTo>
                                  <a:pt x="0" y="17062"/>
                                  <a:pt x="17062" y="0"/>
                                  <a:pt x="38115" y="0"/>
                                </a:cubicBezTo>
                                <a:lnTo>
                                  <a:pt x="582427" y="0"/>
                                </a:lnTo>
                                <a:cubicBezTo>
                                  <a:pt x="603479" y="0"/>
                                  <a:pt x="620542" y="17062"/>
                                  <a:pt x="620542" y="38115"/>
                                </a:cubicBezTo>
                                <a:lnTo>
                                  <a:pt x="620542" y="190572"/>
                                </a:lnTo>
                                <a:cubicBezTo>
                                  <a:pt x="620542" y="211625"/>
                                  <a:pt x="603479" y="228687"/>
                                  <a:pt x="582427" y="228687"/>
                                </a:cubicBezTo>
                                <a:lnTo>
                                  <a:pt x="38115"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37" name="Rectangle 1237"/>
                        <wps:cNvSpPr/>
                        <wps:spPr>
                          <a:xfrm>
                            <a:off x="2851393" y="272683"/>
                            <a:ext cx="303782" cy="142523"/>
                          </a:xfrm>
                          <a:prstGeom prst="rect">
                            <a:avLst/>
                          </a:prstGeom>
                          <a:ln>
                            <a:noFill/>
                          </a:ln>
                        </wps:spPr>
                        <wps:txbx>
                          <w:txbxContent>
                            <w:p w14:paraId="1762A4EE"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38" name="Rectangle 1238"/>
                        <wps:cNvSpPr/>
                        <wps:spPr>
                          <a:xfrm>
                            <a:off x="3079449" y="272683"/>
                            <a:ext cx="42818" cy="142523"/>
                          </a:xfrm>
                          <a:prstGeom prst="rect">
                            <a:avLst/>
                          </a:prstGeom>
                          <a:ln>
                            <a:noFill/>
                          </a:ln>
                        </wps:spPr>
                        <wps:txbx>
                          <w:txbxContent>
                            <w:p w14:paraId="358D308F"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39" name="Rectangle 1239"/>
                        <wps:cNvSpPr/>
                        <wps:spPr>
                          <a:xfrm>
                            <a:off x="3111579" y="272683"/>
                            <a:ext cx="340024" cy="142523"/>
                          </a:xfrm>
                          <a:prstGeom prst="rect">
                            <a:avLst/>
                          </a:prstGeom>
                          <a:ln>
                            <a:noFill/>
                          </a:ln>
                        </wps:spPr>
                        <wps:txbx>
                          <w:txbxContent>
                            <w:p w14:paraId="230F4D9A"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40" name="Shape 1240"/>
                        <wps:cNvSpPr/>
                        <wps:spPr>
                          <a:xfrm>
                            <a:off x="2798736" y="954122"/>
                            <a:ext cx="620542" cy="228687"/>
                          </a:xfrm>
                          <a:custGeom>
                            <a:avLst/>
                            <a:gdLst/>
                            <a:ahLst/>
                            <a:cxnLst/>
                            <a:rect l="0" t="0" r="0" b="0"/>
                            <a:pathLst>
                              <a:path w="620542" h="228687">
                                <a:moveTo>
                                  <a:pt x="38115" y="0"/>
                                </a:moveTo>
                                <a:lnTo>
                                  <a:pt x="582427" y="0"/>
                                </a:lnTo>
                                <a:cubicBezTo>
                                  <a:pt x="603479" y="0"/>
                                  <a:pt x="620542" y="17062"/>
                                  <a:pt x="620542" y="38115"/>
                                </a:cubicBezTo>
                                <a:lnTo>
                                  <a:pt x="620542" y="190572"/>
                                </a:lnTo>
                                <a:cubicBezTo>
                                  <a:pt x="620542" y="211624"/>
                                  <a:pt x="603479" y="228687"/>
                                  <a:pt x="582427" y="228687"/>
                                </a:cubicBezTo>
                                <a:lnTo>
                                  <a:pt x="38115" y="228687"/>
                                </a:lnTo>
                                <a:cubicBezTo>
                                  <a:pt x="17062" y="228687"/>
                                  <a:pt x="0" y="211624"/>
                                  <a:pt x="0" y="190572"/>
                                </a:cubicBezTo>
                                <a:lnTo>
                                  <a:pt x="0" y="38115"/>
                                </a:lnTo>
                                <a:cubicBezTo>
                                  <a:pt x="0" y="17062"/>
                                  <a:pt x="17062" y="0"/>
                                  <a:pt x="38115"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41" name="Shape 1241"/>
                        <wps:cNvSpPr/>
                        <wps:spPr>
                          <a:xfrm>
                            <a:off x="2798736" y="954122"/>
                            <a:ext cx="620542" cy="228687"/>
                          </a:xfrm>
                          <a:custGeom>
                            <a:avLst/>
                            <a:gdLst/>
                            <a:ahLst/>
                            <a:cxnLst/>
                            <a:rect l="0" t="0" r="0" b="0"/>
                            <a:pathLst>
                              <a:path w="620542" h="228687">
                                <a:moveTo>
                                  <a:pt x="0" y="38115"/>
                                </a:moveTo>
                                <a:cubicBezTo>
                                  <a:pt x="0" y="17062"/>
                                  <a:pt x="17062" y="0"/>
                                  <a:pt x="38115" y="0"/>
                                </a:cubicBezTo>
                                <a:lnTo>
                                  <a:pt x="582427" y="0"/>
                                </a:lnTo>
                                <a:cubicBezTo>
                                  <a:pt x="603479" y="0"/>
                                  <a:pt x="620542" y="17062"/>
                                  <a:pt x="620542" y="38115"/>
                                </a:cubicBezTo>
                                <a:lnTo>
                                  <a:pt x="620542" y="190572"/>
                                </a:lnTo>
                                <a:cubicBezTo>
                                  <a:pt x="620542" y="211624"/>
                                  <a:pt x="603479" y="228687"/>
                                  <a:pt x="582427" y="228687"/>
                                </a:cubicBezTo>
                                <a:lnTo>
                                  <a:pt x="38115"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42" name="Rectangle 1242"/>
                        <wps:cNvSpPr/>
                        <wps:spPr>
                          <a:xfrm>
                            <a:off x="2851393" y="1025260"/>
                            <a:ext cx="303782" cy="142523"/>
                          </a:xfrm>
                          <a:prstGeom prst="rect">
                            <a:avLst/>
                          </a:prstGeom>
                          <a:ln>
                            <a:noFill/>
                          </a:ln>
                        </wps:spPr>
                        <wps:txbx>
                          <w:txbxContent>
                            <w:p w14:paraId="1181E75C"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43" name="Rectangle 1243"/>
                        <wps:cNvSpPr/>
                        <wps:spPr>
                          <a:xfrm>
                            <a:off x="3079449" y="1025260"/>
                            <a:ext cx="42818" cy="142523"/>
                          </a:xfrm>
                          <a:prstGeom prst="rect">
                            <a:avLst/>
                          </a:prstGeom>
                          <a:ln>
                            <a:noFill/>
                          </a:ln>
                        </wps:spPr>
                        <wps:txbx>
                          <w:txbxContent>
                            <w:p w14:paraId="62D0C7F0"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44" name="Rectangle 1244"/>
                        <wps:cNvSpPr/>
                        <wps:spPr>
                          <a:xfrm>
                            <a:off x="3111579" y="1025260"/>
                            <a:ext cx="340024" cy="142523"/>
                          </a:xfrm>
                          <a:prstGeom prst="rect">
                            <a:avLst/>
                          </a:prstGeom>
                          <a:ln>
                            <a:noFill/>
                          </a:ln>
                        </wps:spPr>
                        <wps:txbx>
                          <w:txbxContent>
                            <w:p w14:paraId="7127B65A"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45" name="Shape 1245"/>
                        <wps:cNvSpPr/>
                        <wps:spPr>
                          <a:xfrm>
                            <a:off x="3438177" y="452649"/>
                            <a:ext cx="620541" cy="228687"/>
                          </a:xfrm>
                          <a:custGeom>
                            <a:avLst/>
                            <a:gdLst/>
                            <a:ahLst/>
                            <a:cxnLst/>
                            <a:rect l="0" t="0" r="0" b="0"/>
                            <a:pathLst>
                              <a:path w="620541" h="228687">
                                <a:moveTo>
                                  <a:pt x="38114" y="0"/>
                                </a:moveTo>
                                <a:lnTo>
                                  <a:pt x="582427" y="0"/>
                                </a:lnTo>
                                <a:cubicBezTo>
                                  <a:pt x="603479" y="0"/>
                                  <a:pt x="620541" y="17062"/>
                                  <a:pt x="620541" y="38114"/>
                                </a:cubicBezTo>
                                <a:lnTo>
                                  <a:pt x="620541" y="190572"/>
                                </a:lnTo>
                                <a:cubicBezTo>
                                  <a:pt x="620541" y="211624"/>
                                  <a:pt x="603479" y="228687"/>
                                  <a:pt x="582427" y="228687"/>
                                </a:cubicBezTo>
                                <a:lnTo>
                                  <a:pt x="38114" y="228687"/>
                                </a:lnTo>
                                <a:cubicBezTo>
                                  <a:pt x="17062" y="228687"/>
                                  <a:pt x="0" y="211624"/>
                                  <a:pt x="0" y="190572"/>
                                </a:cubicBezTo>
                                <a:lnTo>
                                  <a:pt x="0" y="38114"/>
                                </a:lnTo>
                                <a:cubicBezTo>
                                  <a:pt x="0" y="17062"/>
                                  <a:pt x="17062" y="0"/>
                                  <a:pt x="38114" y="0"/>
                                </a:cubicBezTo>
                                <a:close/>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1246" name="Shape 1246"/>
                        <wps:cNvSpPr/>
                        <wps:spPr>
                          <a:xfrm>
                            <a:off x="3438177" y="452649"/>
                            <a:ext cx="620541" cy="228687"/>
                          </a:xfrm>
                          <a:custGeom>
                            <a:avLst/>
                            <a:gdLst/>
                            <a:ahLst/>
                            <a:cxnLst/>
                            <a:rect l="0" t="0" r="0" b="0"/>
                            <a:pathLst>
                              <a:path w="620541" h="228687">
                                <a:moveTo>
                                  <a:pt x="0" y="38114"/>
                                </a:moveTo>
                                <a:cubicBezTo>
                                  <a:pt x="0" y="17062"/>
                                  <a:pt x="17062" y="0"/>
                                  <a:pt x="38114" y="0"/>
                                </a:cubicBezTo>
                                <a:lnTo>
                                  <a:pt x="582427" y="0"/>
                                </a:lnTo>
                                <a:cubicBezTo>
                                  <a:pt x="603479" y="0"/>
                                  <a:pt x="620541" y="17062"/>
                                  <a:pt x="620541" y="38114"/>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47" name="Rectangle 1247"/>
                        <wps:cNvSpPr/>
                        <wps:spPr>
                          <a:xfrm>
                            <a:off x="3490572" y="523576"/>
                            <a:ext cx="303782" cy="142523"/>
                          </a:xfrm>
                          <a:prstGeom prst="rect">
                            <a:avLst/>
                          </a:prstGeom>
                          <a:ln>
                            <a:noFill/>
                          </a:ln>
                        </wps:spPr>
                        <wps:txbx>
                          <w:txbxContent>
                            <w:p w14:paraId="5543C0FE"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48" name="Rectangle 1248"/>
                        <wps:cNvSpPr/>
                        <wps:spPr>
                          <a:xfrm>
                            <a:off x="3718786" y="523576"/>
                            <a:ext cx="42818" cy="142523"/>
                          </a:xfrm>
                          <a:prstGeom prst="rect">
                            <a:avLst/>
                          </a:prstGeom>
                          <a:ln>
                            <a:noFill/>
                          </a:ln>
                        </wps:spPr>
                        <wps:txbx>
                          <w:txbxContent>
                            <w:p w14:paraId="41A59310"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49" name="Rectangle 1249"/>
                        <wps:cNvSpPr/>
                        <wps:spPr>
                          <a:xfrm>
                            <a:off x="3750915" y="523576"/>
                            <a:ext cx="340024" cy="142523"/>
                          </a:xfrm>
                          <a:prstGeom prst="rect">
                            <a:avLst/>
                          </a:prstGeom>
                          <a:ln>
                            <a:noFill/>
                          </a:ln>
                        </wps:spPr>
                        <wps:txbx>
                          <w:txbxContent>
                            <w:p w14:paraId="26BC9B6C"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50" name="Shape 1250"/>
                        <wps:cNvSpPr/>
                        <wps:spPr>
                          <a:xfrm>
                            <a:off x="3438177" y="703385"/>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51" name="Shape 1251"/>
                        <wps:cNvSpPr/>
                        <wps:spPr>
                          <a:xfrm>
                            <a:off x="3438177" y="703385"/>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52" name="Rectangle 1252"/>
                        <wps:cNvSpPr/>
                        <wps:spPr>
                          <a:xfrm>
                            <a:off x="3617357" y="774418"/>
                            <a:ext cx="349539" cy="142523"/>
                          </a:xfrm>
                          <a:prstGeom prst="rect">
                            <a:avLst/>
                          </a:prstGeom>
                          <a:ln>
                            <a:noFill/>
                          </a:ln>
                        </wps:spPr>
                        <wps:txbx>
                          <w:txbxContent>
                            <w:p w14:paraId="0E93E3D0"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53" name="Shape 1253"/>
                        <wps:cNvSpPr/>
                        <wps:spPr>
                          <a:xfrm>
                            <a:off x="3438177" y="201912"/>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5"/>
                                  <a:pt x="603479" y="228687"/>
                                  <a:pt x="582427" y="228687"/>
                                </a:cubicBezTo>
                                <a:lnTo>
                                  <a:pt x="38114" y="228687"/>
                                </a:lnTo>
                                <a:cubicBezTo>
                                  <a:pt x="17062" y="228687"/>
                                  <a:pt x="0" y="211625"/>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75B000"/>
                          </a:fillRef>
                          <a:effectRef idx="0">
                            <a:scrgbClr r="0" g="0" b="0"/>
                          </a:effectRef>
                          <a:fontRef idx="none"/>
                        </wps:style>
                        <wps:bodyPr/>
                      </wps:wsp>
                      <wps:wsp>
                        <wps:cNvPr id="1254" name="Shape 1254"/>
                        <wps:cNvSpPr/>
                        <wps:spPr>
                          <a:xfrm>
                            <a:off x="3438177" y="201912"/>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5"/>
                                  <a:pt x="603479" y="228687"/>
                                  <a:pt x="582427" y="228687"/>
                                </a:cubicBezTo>
                                <a:lnTo>
                                  <a:pt x="38114"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55" name="Rectangle 1255"/>
                        <wps:cNvSpPr/>
                        <wps:spPr>
                          <a:xfrm>
                            <a:off x="3490572" y="272683"/>
                            <a:ext cx="303782" cy="142523"/>
                          </a:xfrm>
                          <a:prstGeom prst="rect">
                            <a:avLst/>
                          </a:prstGeom>
                          <a:ln>
                            <a:noFill/>
                          </a:ln>
                        </wps:spPr>
                        <wps:txbx>
                          <w:txbxContent>
                            <w:p w14:paraId="7E3947DB"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56" name="Rectangle 1256"/>
                        <wps:cNvSpPr/>
                        <wps:spPr>
                          <a:xfrm>
                            <a:off x="3718786" y="272683"/>
                            <a:ext cx="42818" cy="142523"/>
                          </a:xfrm>
                          <a:prstGeom prst="rect">
                            <a:avLst/>
                          </a:prstGeom>
                          <a:ln>
                            <a:noFill/>
                          </a:ln>
                        </wps:spPr>
                        <wps:txbx>
                          <w:txbxContent>
                            <w:p w14:paraId="268347CA"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57" name="Rectangle 1257"/>
                        <wps:cNvSpPr/>
                        <wps:spPr>
                          <a:xfrm>
                            <a:off x="3750915" y="272683"/>
                            <a:ext cx="340024" cy="142523"/>
                          </a:xfrm>
                          <a:prstGeom prst="rect">
                            <a:avLst/>
                          </a:prstGeom>
                          <a:ln>
                            <a:noFill/>
                          </a:ln>
                        </wps:spPr>
                        <wps:txbx>
                          <w:txbxContent>
                            <w:p w14:paraId="01D75E62"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58" name="Shape 1258"/>
                        <wps:cNvSpPr/>
                        <wps:spPr>
                          <a:xfrm>
                            <a:off x="3438177" y="954122"/>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59" name="Shape 1259"/>
                        <wps:cNvSpPr/>
                        <wps:spPr>
                          <a:xfrm>
                            <a:off x="3438177" y="954122"/>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60" name="Rectangle 1260"/>
                        <wps:cNvSpPr/>
                        <wps:spPr>
                          <a:xfrm>
                            <a:off x="3617357" y="1025260"/>
                            <a:ext cx="349539" cy="142523"/>
                          </a:xfrm>
                          <a:prstGeom prst="rect">
                            <a:avLst/>
                          </a:prstGeom>
                          <a:ln>
                            <a:noFill/>
                          </a:ln>
                        </wps:spPr>
                        <wps:txbx>
                          <w:txbxContent>
                            <w:p w14:paraId="192256B8"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61" name="Shape 1261"/>
                        <wps:cNvSpPr/>
                        <wps:spPr>
                          <a:xfrm>
                            <a:off x="4076988" y="452649"/>
                            <a:ext cx="620541" cy="228687"/>
                          </a:xfrm>
                          <a:custGeom>
                            <a:avLst/>
                            <a:gdLst/>
                            <a:ahLst/>
                            <a:cxnLst/>
                            <a:rect l="0" t="0" r="0" b="0"/>
                            <a:pathLst>
                              <a:path w="620541" h="228687">
                                <a:moveTo>
                                  <a:pt x="38114" y="0"/>
                                </a:moveTo>
                                <a:lnTo>
                                  <a:pt x="582427" y="0"/>
                                </a:lnTo>
                                <a:cubicBezTo>
                                  <a:pt x="603479" y="0"/>
                                  <a:pt x="620541" y="17062"/>
                                  <a:pt x="620541" y="38114"/>
                                </a:cubicBezTo>
                                <a:lnTo>
                                  <a:pt x="620541" y="190572"/>
                                </a:lnTo>
                                <a:cubicBezTo>
                                  <a:pt x="620541" y="211624"/>
                                  <a:pt x="603479" y="228687"/>
                                  <a:pt x="582427" y="228687"/>
                                </a:cubicBezTo>
                                <a:lnTo>
                                  <a:pt x="38114" y="228687"/>
                                </a:lnTo>
                                <a:cubicBezTo>
                                  <a:pt x="17062" y="228687"/>
                                  <a:pt x="0" y="211624"/>
                                  <a:pt x="0" y="190572"/>
                                </a:cubicBezTo>
                                <a:lnTo>
                                  <a:pt x="0" y="38114"/>
                                </a:lnTo>
                                <a:cubicBezTo>
                                  <a:pt x="0" y="17062"/>
                                  <a:pt x="17062" y="0"/>
                                  <a:pt x="38114" y="0"/>
                                </a:cubicBezTo>
                                <a:close/>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1262" name="Shape 1262"/>
                        <wps:cNvSpPr/>
                        <wps:spPr>
                          <a:xfrm>
                            <a:off x="4076988" y="452649"/>
                            <a:ext cx="620541" cy="228687"/>
                          </a:xfrm>
                          <a:custGeom>
                            <a:avLst/>
                            <a:gdLst/>
                            <a:ahLst/>
                            <a:cxnLst/>
                            <a:rect l="0" t="0" r="0" b="0"/>
                            <a:pathLst>
                              <a:path w="620541" h="228687">
                                <a:moveTo>
                                  <a:pt x="0" y="38114"/>
                                </a:moveTo>
                                <a:cubicBezTo>
                                  <a:pt x="0" y="17062"/>
                                  <a:pt x="17062" y="0"/>
                                  <a:pt x="38114" y="0"/>
                                </a:cubicBezTo>
                                <a:lnTo>
                                  <a:pt x="582427" y="0"/>
                                </a:lnTo>
                                <a:cubicBezTo>
                                  <a:pt x="603479" y="0"/>
                                  <a:pt x="620541" y="17062"/>
                                  <a:pt x="620541" y="38114"/>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63" name="Rectangle 1263"/>
                        <wps:cNvSpPr/>
                        <wps:spPr>
                          <a:xfrm>
                            <a:off x="4129907" y="523576"/>
                            <a:ext cx="303782" cy="142523"/>
                          </a:xfrm>
                          <a:prstGeom prst="rect">
                            <a:avLst/>
                          </a:prstGeom>
                          <a:ln>
                            <a:noFill/>
                          </a:ln>
                        </wps:spPr>
                        <wps:txbx>
                          <w:txbxContent>
                            <w:p w14:paraId="33E82012"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64" name="Rectangle 1264"/>
                        <wps:cNvSpPr/>
                        <wps:spPr>
                          <a:xfrm>
                            <a:off x="4357964" y="523576"/>
                            <a:ext cx="42818" cy="142523"/>
                          </a:xfrm>
                          <a:prstGeom prst="rect">
                            <a:avLst/>
                          </a:prstGeom>
                          <a:ln>
                            <a:noFill/>
                          </a:ln>
                        </wps:spPr>
                        <wps:txbx>
                          <w:txbxContent>
                            <w:p w14:paraId="40982955"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65" name="Rectangle 1265"/>
                        <wps:cNvSpPr/>
                        <wps:spPr>
                          <a:xfrm>
                            <a:off x="4390094" y="523576"/>
                            <a:ext cx="340024" cy="142523"/>
                          </a:xfrm>
                          <a:prstGeom prst="rect">
                            <a:avLst/>
                          </a:prstGeom>
                          <a:ln>
                            <a:noFill/>
                          </a:ln>
                        </wps:spPr>
                        <wps:txbx>
                          <w:txbxContent>
                            <w:p w14:paraId="62CBA6A7"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66" name="Shape 1266"/>
                        <wps:cNvSpPr/>
                        <wps:spPr>
                          <a:xfrm>
                            <a:off x="4076988" y="703385"/>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67" name="Shape 1267"/>
                        <wps:cNvSpPr/>
                        <wps:spPr>
                          <a:xfrm>
                            <a:off x="4076988" y="703385"/>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68" name="Rectangle 1268"/>
                        <wps:cNvSpPr/>
                        <wps:spPr>
                          <a:xfrm>
                            <a:off x="4129907" y="774418"/>
                            <a:ext cx="303782" cy="142523"/>
                          </a:xfrm>
                          <a:prstGeom prst="rect">
                            <a:avLst/>
                          </a:prstGeom>
                          <a:ln>
                            <a:noFill/>
                          </a:ln>
                        </wps:spPr>
                        <wps:txbx>
                          <w:txbxContent>
                            <w:p w14:paraId="61AF082F"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69" name="Rectangle 1269"/>
                        <wps:cNvSpPr/>
                        <wps:spPr>
                          <a:xfrm>
                            <a:off x="4357964" y="774418"/>
                            <a:ext cx="42818" cy="142523"/>
                          </a:xfrm>
                          <a:prstGeom prst="rect">
                            <a:avLst/>
                          </a:prstGeom>
                          <a:ln>
                            <a:noFill/>
                          </a:ln>
                        </wps:spPr>
                        <wps:txbx>
                          <w:txbxContent>
                            <w:p w14:paraId="49D8F032"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70" name="Rectangle 1270"/>
                        <wps:cNvSpPr/>
                        <wps:spPr>
                          <a:xfrm>
                            <a:off x="4390094" y="774418"/>
                            <a:ext cx="340024" cy="142523"/>
                          </a:xfrm>
                          <a:prstGeom prst="rect">
                            <a:avLst/>
                          </a:prstGeom>
                          <a:ln>
                            <a:noFill/>
                          </a:ln>
                        </wps:spPr>
                        <wps:txbx>
                          <w:txbxContent>
                            <w:p w14:paraId="2AC622E2"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71" name="Shape 1271"/>
                        <wps:cNvSpPr/>
                        <wps:spPr>
                          <a:xfrm>
                            <a:off x="4076988" y="201912"/>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5"/>
                                  <a:pt x="603479" y="228687"/>
                                  <a:pt x="582427" y="228687"/>
                                </a:cubicBezTo>
                                <a:lnTo>
                                  <a:pt x="38114" y="228687"/>
                                </a:lnTo>
                                <a:cubicBezTo>
                                  <a:pt x="17062" y="228687"/>
                                  <a:pt x="0" y="211625"/>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009242"/>
                          </a:fillRef>
                          <a:effectRef idx="0">
                            <a:scrgbClr r="0" g="0" b="0"/>
                          </a:effectRef>
                          <a:fontRef idx="none"/>
                        </wps:style>
                        <wps:bodyPr/>
                      </wps:wsp>
                      <wps:wsp>
                        <wps:cNvPr id="1272" name="Shape 1272"/>
                        <wps:cNvSpPr/>
                        <wps:spPr>
                          <a:xfrm>
                            <a:off x="4076988" y="201912"/>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5"/>
                                  <a:pt x="603479" y="228687"/>
                                  <a:pt x="582427" y="228687"/>
                                </a:cubicBezTo>
                                <a:lnTo>
                                  <a:pt x="38114"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73" name="Rectangle 1273"/>
                        <wps:cNvSpPr/>
                        <wps:spPr>
                          <a:xfrm>
                            <a:off x="4256536" y="272683"/>
                            <a:ext cx="349539" cy="142523"/>
                          </a:xfrm>
                          <a:prstGeom prst="rect">
                            <a:avLst/>
                          </a:prstGeom>
                          <a:ln>
                            <a:noFill/>
                          </a:ln>
                        </wps:spPr>
                        <wps:txbx>
                          <w:txbxContent>
                            <w:p w14:paraId="2143C729"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74" name="Shape 1274"/>
                        <wps:cNvSpPr/>
                        <wps:spPr>
                          <a:xfrm>
                            <a:off x="4076988" y="954122"/>
                            <a:ext cx="620541" cy="228687"/>
                          </a:xfrm>
                          <a:custGeom>
                            <a:avLst/>
                            <a:gdLst/>
                            <a:ahLst/>
                            <a:cxnLst/>
                            <a:rect l="0" t="0" r="0" b="0"/>
                            <a:pathLst>
                              <a:path w="620541" h="228687">
                                <a:moveTo>
                                  <a:pt x="38114" y="0"/>
                                </a:move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lnTo>
                                  <a:pt x="0" y="38115"/>
                                </a:lnTo>
                                <a:cubicBezTo>
                                  <a:pt x="0" y="17062"/>
                                  <a:pt x="17062" y="0"/>
                                  <a:pt x="3811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75" name="Shape 1275"/>
                        <wps:cNvSpPr/>
                        <wps:spPr>
                          <a:xfrm>
                            <a:off x="4076988" y="954122"/>
                            <a:ext cx="620541" cy="228687"/>
                          </a:xfrm>
                          <a:custGeom>
                            <a:avLst/>
                            <a:gdLst/>
                            <a:ahLst/>
                            <a:cxnLst/>
                            <a:rect l="0" t="0" r="0" b="0"/>
                            <a:pathLst>
                              <a:path w="620541" h="228687">
                                <a:moveTo>
                                  <a:pt x="0" y="38115"/>
                                </a:moveTo>
                                <a:cubicBezTo>
                                  <a:pt x="0" y="17062"/>
                                  <a:pt x="17062" y="0"/>
                                  <a:pt x="38114" y="0"/>
                                </a:cubicBezTo>
                                <a:lnTo>
                                  <a:pt x="582427" y="0"/>
                                </a:lnTo>
                                <a:cubicBezTo>
                                  <a:pt x="603479" y="0"/>
                                  <a:pt x="620541" y="17062"/>
                                  <a:pt x="620541" y="38115"/>
                                </a:cubicBezTo>
                                <a:lnTo>
                                  <a:pt x="620541" y="190572"/>
                                </a:lnTo>
                                <a:cubicBezTo>
                                  <a:pt x="620541" y="211624"/>
                                  <a:pt x="603479" y="228687"/>
                                  <a:pt x="582427" y="228687"/>
                                </a:cubicBezTo>
                                <a:lnTo>
                                  <a:pt x="38114" y="228687"/>
                                </a:lnTo>
                                <a:cubicBezTo>
                                  <a:pt x="17062" y="228687"/>
                                  <a:pt x="0" y="211624"/>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76" name="Rectangle 1276"/>
                        <wps:cNvSpPr/>
                        <wps:spPr>
                          <a:xfrm>
                            <a:off x="4256536" y="1025260"/>
                            <a:ext cx="349539" cy="142523"/>
                          </a:xfrm>
                          <a:prstGeom prst="rect">
                            <a:avLst/>
                          </a:prstGeom>
                          <a:ln>
                            <a:noFill/>
                          </a:ln>
                        </wps:spPr>
                        <wps:txbx>
                          <w:txbxContent>
                            <w:p w14:paraId="61E5D9FD"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77" name="Shape 1277"/>
                        <wps:cNvSpPr/>
                        <wps:spPr>
                          <a:xfrm>
                            <a:off x="314681" y="1849969"/>
                            <a:ext cx="620541" cy="228687"/>
                          </a:xfrm>
                          <a:custGeom>
                            <a:avLst/>
                            <a:gdLst/>
                            <a:ahLst/>
                            <a:cxnLst/>
                            <a:rect l="0" t="0" r="0" b="0"/>
                            <a:pathLst>
                              <a:path w="620541" h="228687">
                                <a:moveTo>
                                  <a:pt x="38115" y="0"/>
                                </a:moveTo>
                                <a:lnTo>
                                  <a:pt x="582427" y="0"/>
                                </a:lnTo>
                                <a:cubicBezTo>
                                  <a:pt x="603479" y="0"/>
                                  <a:pt x="620541" y="17062"/>
                                  <a:pt x="620541" y="38114"/>
                                </a:cubicBezTo>
                                <a:lnTo>
                                  <a:pt x="620541" y="190572"/>
                                </a:lnTo>
                                <a:cubicBezTo>
                                  <a:pt x="620541" y="211625"/>
                                  <a:pt x="603479" y="228687"/>
                                  <a:pt x="582427" y="228687"/>
                                </a:cubicBezTo>
                                <a:lnTo>
                                  <a:pt x="38115" y="228687"/>
                                </a:lnTo>
                                <a:cubicBezTo>
                                  <a:pt x="17062" y="228687"/>
                                  <a:pt x="0" y="211625"/>
                                  <a:pt x="0" y="190572"/>
                                </a:cubicBezTo>
                                <a:lnTo>
                                  <a:pt x="0" y="38114"/>
                                </a:lnTo>
                                <a:cubicBezTo>
                                  <a:pt x="0" y="17062"/>
                                  <a:pt x="17062" y="0"/>
                                  <a:pt x="38115"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1278" name="Shape 1278"/>
                        <wps:cNvSpPr/>
                        <wps:spPr>
                          <a:xfrm>
                            <a:off x="314681" y="1849969"/>
                            <a:ext cx="620541" cy="228687"/>
                          </a:xfrm>
                          <a:custGeom>
                            <a:avLst/>
                            <a:gdLst/>
                            <a:ahLst/>
                            <a:cxnLst/>
                            <a:rect l="0" t="0" r="0" b="0"/>
                            <a:pathLst>
                              <a:path w="620541" h="228687">
                                <a:moveTo>
                                  <a:pt x="0" y="38114"/>
                                </a:moveTo>
                                <a:cubicBezTo>
                                  <a:pt x="0" y="17062"/>
                                  <a:pt x="17062" y="0"/>
                                  <a:pt x="38115" y="0"/>
                                </a:cubicBezTo>
                                <a:lnTo>
                                  <a:pt x="582427" y="0"/>
                                </a:lnTo>
                                <a:cubicBezTo>
                                  <a:pt x="603479" y="0"/>
                                  <a:pt x="620541" y="17062"/>
                                  <a:pt x="620541" y="38114"/>
                                </a:cubicBezTo>
                                <a:lnTo>
                                  <a:pt x="620541" y="190572"/>
                                </a:lnTo>
                                <a:cubicBezTo>
                                  <a:pt x="620541" y="211625"/>
                                  <a:pt x="603479" y="228687"/>
                                  <a:pt x="582427" y="228687"/>
                                </a:cubicBezTo>
                                <a:lnTo>
                                  <a:pt x="38115"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79" name="Rectangle 1279"/>
                        <wps:cNvSpPr/>
                        <wps:spPr>
                          <a:xfrm>
                            <a:off x="367096" y="1921001"/>
                            <a:ext cx="303782" cy="142523"/>
                          </a:xfrm>
                          <a:prstGeom prst="rect">
                            <a:avLst/>
                          </a:prstGeom>
                          <a:ln>
                            <a:noFill/>
                          </a:ln>
                        </wps:spPr>
                        <wps:txbx>
                          <w:txbxContent>
                            <w:p w14:paraId="7BD9C82D"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80" name="Rectangle 1280"/>
                        <wps:cNvSpPr/>
                        <wps:spPr>
                          <a:xfrm>
                            <a:off x="595132" y="1921001"/>
                            <a:ext cx="42818" cy="142523"/>
                          </a:xfrm>
                          <a:prstGeom prst="rect">
                            <a:avLst/>
                          </a:prstGeom>
                          <a:ln>
                            <a:noFill/>
                          </a:ln>
                        </wps:spPr>
                        <wps:txbx>
                          <w:txbxContent>
                            <w:p w14:paraId="1DFFC2C8"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81" name="Rectangle 1281"/>
                        <wps:cNvSpPr/>
                        <wps:spPr>
                          <a:xfrm>
                            <a:off x="627261" y="1921001"/>
                            <a:ext cx="340023" cy="142523"/>
                          </a:xfrm>
                          <a:prstGeom prst="rect">
                            <a:avLst/>
                          </a:prstGeom>
                          <a:ln>
                            <a:noFill/>
                          </a:ln>
                        </wps:spPr>
                        <wps:txbx>
                          <w:txbxContent>
                            <w:p w14:paraId="71064B46"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82" name="Shape 1282"/>
                        <wps:cNvSpPr/>
                        <wps:spPr>
                          <a:xfrm>
                            <a:off x="954122" y="1849969"/>
                            <a:ext cx="620541" cy="228687"/>
                          </a:xfrm>
                          <a:custGeom>
                            <a:avLst/>
                            <a:gdLst/>
                            <a:ahLst/>
                            <a:cxnLst/>
                            <a:rect l="0" t="0" r="0" b="0"/>
                            <a:pathLst>
                              <a:path w="620541" h="228687">
                                <a:moveTo>
                                  <a:pt x="38114" y="0"/>
                                </a:moveTo>
                                <a:lnTo>
                                  <a:pt x="582427" y="0"/>
                                </a:lnTo>
                                <a:cubicBezTo>
                                  <a:pt x="603479" y="0"/>
                                  <a:pt x="620541" y="17062"/>
                                  <a:pt x="620541" y="38114"/>
                                </a:cubicBezTo>
                                <a:lnTo>
                                  <a:pt x="620541" y="190572"/>
                                </a:lnTo>
                                <a:cubicBezTo>
                                  <a:pt x="620541" y="211625"/>
                                  <a:pt x="603479" y="228687"/>
                                  <a:pt x="582427" y="228687"/>
                                </a:cubicBezTo>
                                <a:lnTo>
                                  <a:pt x="38114" y="228687"/>
                                </a:lnTo>
                                <a:cubicBezTo>
                                  <a:pt x="17062" y="228687"/>
                                  <a:pt x="0" y="211625"/>
                                  <a:pt x="0" y="190572"/>
                                </a:cubicBezTo>
                                <a:lnTo>
                                  <a:pt x="0" y="38114"/>
                                </a:lnTo>
                                <a:cubicBezTo>
                                  <a:pt x="0" y="17062"/>
                                  <a:pt x="17062" y="0"/>
                                  <a:pt x="38114" y="0"/>
                                </a:cubicBezTo>
                                <a:close/>
                              </a:path>
                            </a:pathLst>
                          </a:custGeom>
                          <a:ln w="0" cap="flat">
                            <a:miter lim="127000"/>
                          </a:ln>
                        </wps:spPr>
                        <wps:style>
                          <a:lnRef idx="0">
                            <a:srgbClr val="000000">
                              <a:alpha val="0"/>
                            </a:srgbClr>
                          </a:lnRef>
                          <a:fillRef idx="1">
                            <a:srgbClr val="75B000"/>
                          </a:fillRef>
                          <a:effectRef idx="0">
                            <a:scrgbClr r="0" g="0" b="0"/>
                          </a:effectRef>
                          <a:fontRef idx="none"/>
                        </wps:style>
                        <wps:bodyPr/>
                      </wps:wsp>
                      <wps:wsp>
                        <wps:cNvPr id="1283" name="Shape 1283"/>
                        <wps:cNvSpPr/>
                        <wps:spPr>
                          <a:xfrm>
                            <a:off x="954122" y="1849969"/>
                            <a:ext cx="620541" cy="228687"/>
                          </a:xfrm>
                          <a:custGeom>
                            <a:avLst/>
                            <a:gdLst/>
                            <a:ahLst/>
                            <a:cxnLst/>
                            <a:rect l="0" t="0" r="0" b="0"/>
                            <a:pathLst>
                              <a:path w="620541" h="228687">
                                <a:moveTo>
                                  <a:pt x="0" y="38114"/>
                                </a:moveTo>
                                <a:cubicBezTo>
                                  <a:pt x="0" y="17062"/>
                                  <a:pt x="17062" y="0"/>
                                  <a:pt x="38114" y="0"/>
                                </a:cubicBezTo>
                                <a:lnTo>
                                  <a:pt x="582427" y="0"/>
                                </a:lnTo>
                                <a:cubicBezTo>
                                  <a:pt x="603479" y="0"/>
                                  <a:pt x="620541" y="17062"/>
                                  <a:pt x="620541" y="38114"/>
                                </a:cubicBezTo>
                                <a:lnTo>
                                  <a:pt x="620541" y="190572"/>
                                </a:lnTo>
                                <a:cubicBezTo>
                                  <a:pt x="620541" y="211625"/>
                                  <a:pt x="603479" y="228687"/>
                                  <a:pt x="582427" y="228687"/>
                                </a:cubicBezTo>
                                <a:lnTo>
                                  <a:pt x="38114"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84" name="Rectangle 1284"/>
                        <wps:cNvSpPr/>
                        <wps:spPr>
                          <a:xfrm>
                            <a:off x="1006411" y="1921001"/>
                            <a:ext cx="303782" cy="142523"/>
                          </a:xfrm>
                          <a:prstGeom prst="rect">
                            <a:avLst/>
                          </a:prstGeom>
                          <a:ln>
                            <a:noFill/>
                          </a:ln>
                        </wps:spPr>
                        <wps:txbx>
                          <w:txbxContent>
                            <w:p w14:paraId="4682F07F"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85" name="Rectangle 1285"/>
                        <wps:cNvSpPr/>
                        <wps:spPr>
                          <a:xfrm>
                            <a:off x="1234468" y="1921001"/>
                            <a:ext cx="42818" cy="142523"/>
                          </a:xfrm>
                          <a:prstGeom prst="rect">
                            <a:avLst/>
                          </a:prstGeom>
                          <a:ln>
                            <a:noFill/>
                          </a:ln>
                        </wps:spPr>
                        <wps:txbx>
                          <w:txbxContent>
                            <w:p w14:paraId="49791200"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86" name="Rectangle 1286"/>
                        <wps:cNvSpPr/>
                        <wps:spPr>
                          <a:xfrm>
                            <a:off x="1266597" y="1921001"/>
                            <a:ext cx="340023" cy="142523"/>
                          </a:xfrm>
                          <a:prstGeom prst="rect">
                            <a:avLst/>
                          </a:prstGeom>
                          <a:ln>
                            <a:noFill/>
                          </a:ln>
                        </wps:spPr>
                        <wps:txbx>
                          <w:txbxContent>
                            <w:p w14:paraId="57E85AF5"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87" name="Shape 1287"/>
                        <wps:cNvSpPr/>
                        <wps:spPr>
                          <a:xfrm>
                            <a:off x="1592933" y="1849969"/>
                            <a:ext cx="620541" cy="228687"/>
                          </a:xfrm>
                          <a:custGeom>
                            <a:avLst/>
                            <a:gdLst/>
                            <a:ahLst/>
                            <a:cxnLst/>
                            <a:rect l="0" t="0" r="0" b="0"/>
                            <a:pathLst>
                              <a:path w="620541" h="228687">
                                <a:moveTo>
                                  <a:pt x="38114" y="0"/>
                                </a:moveTo>
                                <a:lnTo>
                                  <a:pt x="582427" y="0"/>
                                </a:lnTo>
                                <a:cubicBezTo>
                                  <a:pt x="603479" y="0"/>
                                  <a:pt x="620541" y="17062"/>
                                  <a:pt x="620541" y="38114"/>
                                </a:cubicBezTo>
                                <a:lnTo>
                                  <a:pt x="620541" y="190572"/>
                                </a:lnTo>
                                <a:cubicBezTo>
                                  <a:pt x="620541" y="211625"/>
                                  <a:pt x="603479" y="228687"/>
                                  <a:pt x="582427" y="228687"/>
                                </a:cubicBezTo>
                                <a:lnTo>
                                  <a:pt x="38114" y="228687"/>
                                </a:lnTo>
                                <a:cubicBezTo>
                                  <a:pt x="17062" y="228687"/>
                                  <a:pt x="0" y="211625"/>
                                  <a:pt x="0" y="190572"/>
                                </a:cubicBezTo>
                                <a:lnTo>
                                  <a:pt x="0" y="38114"/>
                                </a:lnTo>
                                <a:cubicBezTo>
                                  <a:pt x="0" y="17062"/>
                                  <a:pt x="17062" y="0"/>
                                  <a:pt x="38114" y="0"/>
                                </a:cubicBezTo>
                                <a:close/>
                              </a:path>
                            </a:pathLst>
                          </a:custGeom>
                          <a:ln w="0" cap="flat">
                            <a:miter lim="127000"/>
                          </a:ln>
                        </wps:spPr>
                        <wps:style>
                          <a:lnRef idx="0">
                            <a:srgbClr val="000000">
                              <a:alpha val="0"/>
                            </a:srgbClr>
                          </a:lnRef>
                          <a:fillRef idx="1">
                            <a:srgbClr val="009242"/>
                          </a:fillRef>
                          <a:effectRef idx="0">
                            <a:scrgbClr r="0" g="0" b="0"/>
                          </a:effectRef>
                          <a:fontRef idx="none"/>
                        </wps:style>
                        <wps:bodyPr/>
                      </wps:wsp>
                      <wps:wsp>
                        <wps:cNvPr id="1288" name="Shape 1288"/>
                        <wps:cNvSpPr/>
                        <wps:spPr>
                          <a:xfrm>
                            <a:off x="1592933" y="1849969"/>
                            <a:ext cx="620541" cy="228687"/>
                          </a:xfrm>
                          <a:custGeom>
                            <a:avLst/>
                            <a:gdLst/>
                            <a:ahLst/>
                            <a:cxnLst/>
                            <a:rect l="0" t="0" r="0" b="0"/>
                            <a:pathLst>
                              <a:path w="620541" h="228687">
                                <a:moveTo>
                                  <a:pt x="0" y="38114"/>
                                </a:moveTo>
                                <a:cubicBezTo>
                                  <a:pt x="0" y="17062"/>
                                  <a:pt x="17062" y="0"/>
                                  <a:pt x="38114" y="0"/>
                                </a:cubicBezTo>
                                <a:lnTo>
                                  <a:pt x="582427" y="0"/>
                                </a:lnTo>
                                <a:cubicBezTo>
                                  <a:pt x="603479" y="0"/>
                                  <a:pt x="620541" y="17062"/>
                                  <a:pt x="620541" y="38114"/>
                                </a:cubicBezTo>
                                <a:lnTo>
                                  <a:pt x="620541" y="190572"/>
                                </a:lnTo>
                                <a:cubicBezTo>
                                  <a:pt x="620541" y="211625"/>
                                  <a:pt x="603479" y="228687"/>
                                  <a:pt x="582427" y="228687"/>
                                </a:cubicBezTo>
                                <a:lnTo>
                                  <a:pt x="38114"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89" name="Rectangle 1289"/>
                        <wps:cNvSpPr/>
                        <wps:spPr>
                          <a:xfrm>
                            <a:off x="1772218" y="1921001"/>
                            <a:ext cx="349539" cy="142523"/>
                          </a:xfrm>
                          <a:prstGeom prst="rect">
                            <a:avLst/>
                          </a:prstGeom>
                          <a:ln>
                            <a:noFill/>
                          </a:ln>
                        </wps:spPr>
                        <wps:txbx>
                          <w:txbxContent>
                            <w:p w14:paraId="0E523FED"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290" name="Shape 1290"/>
                        <wps:cNvSpPr/>
                        <wps:spPr>
                          <a:xfrm>
                            <a:off x="2798736" y="1849969"/>
                            <a:ext cx="620542" cy="228687"/>
                          </a:xfrm>
                          <a:custGeom>
                            <a:avLst/>
                            <a:gdLst/>
                            <a:ahLst/>
                            <a:cxnLst/>
                            <a:rect l="0" t="0" r="0" b="0"/>
                            <a:pathLst>
                              <a:path w="620542" h="228687">
                                <a:moveTo>
                                  <a:pt x="38115" y="0"/>
                                </a:moveTo>
                                <a:lnTo>
                                  <a:pt x="582427" y="0"/>
                                </a:lnTo>
                                <a:cubicBezTo>
                                  <a:pt x="603479" y="0"/>
                                  <a:pt x="620542" y="17062"/>
                                  <a:pt x="620542" y="38114"/>
                                </a:cubicBezTo>
                                <a:lnTo>
                                  <a:pt x="620542" y="190572"/>
                                </a:lnTo>
                                <a:cubicBezTo>
                                  <a:pt x="620542" y="211625"/>
                                  <a:pt x="603479" y="228687"/>
                                  <a:pt x="582427" y="228687"/>
                                </a:cubicBezTo>
                                <a:lnTo>
                                  <a:pt x="38115" y="228687"/>
                                </a:lnTo>
                                <a:cubicBezTo>
                                  <a:pt x="17062" y="228687"/>
                                  <a:pt x="0" y="211625"/>
                                  <a:pt x="0" y="190572"/>
                                </a:cubicBezTo>
                                <a:lnTo>
                                  <a:pt x="0" y="38114"/>
                                </a:lnTo>
                                <a:cubicBezTo>
                                  <a:pt x="0" y="17062"/>
                                  <a:pt x="17062" y="0"/>
                                  <a:pt x="38115" y="0"/>
                                </a:cubicBezTo>
                                <a:close/>
                              </a:path>
                            </a:pathLst>
                          </a:custGeom>
                          <a:ln w="0" cap="flat">
                            <a:miter lim="127000"/>
                          </a:ln>
                        </wps:spPr>
                        <wps:style>
                          <a:lnRef idx="0">
                            <a:srgbClr val="000000">
                              <a:alpha val="0"/>
                            </a:srgbClr>
                          </a:lnRef>
                          <a:fillRef idx="1">
                            <a:srgbClr val="75B000"/>
                          </a:fillRef>
                          <a:effectRef idx="0">
                            <a:scrgbClr r="0" g="0" b="0"/>
                          </a:effectRef>
                          <a:fontRef idx="none"/>
                        </wps:style>
                        <wps:bodyPr/>
                      </wps:wsp>
                      <wps:wsp>
                        <wps:cNvPr id="1291" name="Shape 1291"/>
                        <wps:cNvSpPr/>
                        <wps:spPr>
                          <a:xfrm>
                            <a:off x="2798736" y="1849969"/>
                            <a:ext cx="620542" cy="228687"/>
                          </a:xfrm>
                          <a:custGeom>
                            <a:avLst/>
                            <a:gdLst/>
                            <a:ahLst/>
                            <a:cxnLst/>
                            <a:rect l="0" t="0" r="0" b="0"/>
                            <a:pathLst>
                              <a:path w="620542" h="228687">
                                <a:moveTo>
                                  <a:pt x="0" y="38114"/>
                                </a:moveTo>
                                <a:cubicBezTo>
                                  <a:pt x="0" y="17062"/>
                                  <a:pt x="17062" y="0"/>
                                  <a:pt x="38115" y="0"/>
                                </a:cubicBezTo>
                                <a:lnTo>
                                  <a:pt x="582427" y="0"/>
                                </a:lnTo>
                                <a:cubicBezTo>
                                  <a:pt x="603479" y="0"/>
                                  <a:pt x="620542" y="17062"/>
                                  <a:pt x="620542" y="38114"/>
                                </a:cubicBezTo>
                                <a:lnTo>
                                  <a:pt x="620542" y="190572"/>
                                </a:lnTo>
                                <a:cubicBezTo>
                                  <a:pt x="620542" y="211625"/>
                                  <a:pt x="603479" y="228687"/>
                                  <a:pt x="582427" y="228687"/>
                                </a:cubicBezTo>
                                <a:lnTo>
                                  <a:pt x="38115"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92" name="Rectangle 1292"/>
                        <wps:cNvSpPr/>
                        <wps:spPr>
                          <a:xfrm>
                            <a:off x="2851393" y="1921001"/>
                            <a:ext cx="303782" cy="142523"/>
                          </a:xfrm>
                          <a:prstGeom prst="rect">
                            <a:avLst/>
                          </a:prstGeom>
                          <a:ln>
                            <a:noFill/>
                          </a:ln>
                        </wps:spPr>
                        <wps:txbx>
                          <w:txbxContent>
                            <w:p w14:paraId="1ECA09D7"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93" name="Rectangle 1293"/>
                        <wps:cNvSpPr/>
                        <wps:spPr>
                          <a:xfrm>
                            <a:off x="3079449" y="1921001"/>
                            <a:ext cx="42818" cy="142523"/>
                          </a:xfrm>
                          <a:prstGeom prst="rect">
                            <a:avLst/>
                          </a:prstGeom>
                          <a:ln>
                            <a:noFill/>
                          </a:ln>
                        </wps:spPr>
                        <wps:txbx>
                          <w:txbxContent>
                            <w:p w14:paraId="33CD1C95"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94" name="Rectangle 1294"/>
                        <wps:cNvSpPr/>
                        <wps:spPr>
                          <a:xfrm>
                            <a:off x="3111579" y="1921001"/>
                            <a:ext cx="340024" cy="142523"/>
                          </a:xfrm>
                          <a:prstGeom prst="rect">
                            <a:avLst/>
                          </a:prstGeom>
                          <a:ln>
                            <a:noFill/>
                          </a:ln>
                        </wps:spPr>
                        <wps:txbx>
                          <w:txbxContent>
                            <w:p w14:paraId="2D9AAE0D"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295" name="Shape 1295"/>
                        <wps:cNvSpPr/>
                        <wps:spPr>
                          <a:xfrm>
                            <a:off x="3438177" y="1849969"/>
                            <a:ext cx="620541" cy="228687"/>
                          </a:xfrm>
                          <a:custGeom>
                            <a:avLst/>
                            <a:gdLst/>
                            <a:ahLst/>
                            <a:cxnLst/>
                            <a:rect l="0" t="0" r="0" b="0"/>
                            <a:pathLst>
                              <a:path w="620541" h="228687">
                                <a:moveTo>
                                  <a:pt x="38114" y="0"/>
                                </a:moveTo>
                                <a:lnTo>
                                  <a:pt x="582427" y="0"/>
                                </a:lnTo>
                                <a:cubicBezTo>
                                  <a:pt x="603479" y="0"/>
                                  <a:pt x="620541" y="17062"/>
                                  <a:pt x="620541" y="38114"/>
                                </a:cubicBezTo>
                                <a:lnTo>
                                  <a:pt x="620541" y="190572"/>
                                </a:lnTo>
                                <a:cubicBezTo>
                                  <a:pt x="620541" y="211625"/>
                                  <a:pt x="603479" y="228687"/>
                                  <a:pt x="582427" y="228687"/>
                                </a:cubicBezTo>
                                <a:lnTo>
                                  <a:pt x="38114" y="228687"/>
                                </a:lnTo>
                                <a:cubicBezTo>
                                  <a:pt x="17062" y="228687"/>
                                  <a:pt x="0" y="211625"/>
                                  <a:pt x="0" y="190572"/>
                                </a:cubicBezTo>
                                <a:lnTo>
                                  <a:pt x="0" y="38114"/>
                                </a:lnTo>
                                <a:cubicBezTo>
                                  <a:pt x="0" y="17062"/>
                                  <a:pt x="17062" y="0"/>
                                  <a:pt x="38114"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1296" name="Shape 1296"/>
                        <wps:cNvSpPr/>
                        <wps:spPr>
                          <a:xfrm>
                            <a:off x="3438177" y="1849969"/>
                            <a:ext cx="620541" cy="228687"/>
                          </a:xfrm>
                          <a:custGeom>
                            <a:avLst/>
                            <a:gdLst/>
                            <a:ahLst/>
                            <a:cxnLst/>
                            <a:rect l="0" t="0" r="0" b="0"/>
                            <a:pathLst>
                              <a:path w="620541" h="228687">
                                <a:moveTo>
                                  <a:pt x="0" y="38114"/>
                                </a:moveTo>
                                <a:cubicBezTo>
                                  <a:pt x="0" y="17062"/>
                                  <a:pt x="17062" y="0"/>
                                  <a:pt x="38114" y="0"/>
                                </a:cubicBezTo>
                                <a:lnTo>
                                  <a:pt x="582427" y="0"/>
                                </a:lnTo>
                                <a:cubicBezTo>
                                  <a:pt x="603479" y="0"/>
                                  <a:pt x="620541" y="17062"/>
                                  <a:pt x="620541" y="38114"/>
                                </a:cubicBezTo>
                                <a:lnTo>
                                  <a:pt x="620541" y="190572"/>
                                </a:lnTo>
                                <a:cubicBezTo>
                                  <a:pt x="620541" y="211625"/>
                                  <a:pt x="603479" y="228687"/>
                                  <a:pt x="582427" y="228687"/>
                                </a:cubicBezTo>
                                <a:lnTo>
                                  <a:pt x="38114"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297" name="Rectangle 1297"/>
                        <wps:cNvSpPr/>
                        <wps:spPr>
                          <a:xfrm>
                            <a:off x="3490572" y="1921001"/>
                            <a:ext cx="303782" cy="142523"/>
                          </a:xfrm>
                          <a:prstGeom prst="rect">
                            <a:avLst/>
                          </a:prstGeom>
                          <a:ln>
                            <a:noFill/>
                          </a:ln>
                        </wps:spPr>
                        <wps:txbx>
                          <w:txbxContent>
                            <w:p w14:paraId="732951B3" w14:textId="77777777" w:rsidR="008D08FB" w:rsidRDefault="008D08FB">
                              <w:pPr>
                                <w:spacing w:after="160" w:line="259" w:lineRule="auto"/>
                                <w:ind w:left="0" w:firstLine="0"/>
                                <w:jc w:val="left"/>
                              </w:pPr>
                              <w:r>
                                <w:rPr>
                                  <w:rFonts w:ascii="Calibri" w:eastAsia="Calibri" w:hAnsi="Calibri" w:cs="Calibri"/>
                                  <w:sz w:val="17"/>
                                </w:rPr>
                                <w:t>Cross</w:t>
                              </w:r>
                            </w:p>
                          </w:txbxContent>
                        </wps:txbx>
                        <wps:bodyPr horzOverflow="overflow" vert="horz" lIns="0" tIns="0" rIns="0" bIns="0" rtlCol="0">
                          <a:noAutofit/>
                        </wps:bodyPr>
                      </wps:wsp>
                      <wps:wsp>
                        <wps:cNvPr id="1298" name="Rectangle 1298"/>
                        <wps:cNvSpPr/>
                        <wps:spPr>
                          <a:xfrm>
                            <a:off x="3718786" y="1921001"/>
                            <a:ext cx="42818" cy="142523"/>
                          </a:xfrm>
                          <a:prstGeom prst="rect">
                            <a:avLst/>
                          </a:prstGeom>
                          <a:ln>
                            <a:noFill/>
                          </a:ln>
                        </wps:spPr>
                        <wps:txbx>
                          <w:txbxContent>
                            <w:p w14:paraId="3B6ADCA2" w14:textId="77777777" w:rsidR="008D08FB" w:rsidRDefault="008D08FB">
                              <w:pPr>
                                <w:spacing w:after="160" w:line="259" w:lineRule="auto"/>
                                <w:ind w:left="0" w:firstLine="0"/>
                                <w:jc w:val="left"/>
                              </w:pPr>
                              <w:r>
                                <w:rPr>
                                  <w:rFonts w:ascii="Calibri" w:eastAsia="Calibri" w:hAnsi="Calibri" w:cs="Calibri"/>
                                  <w:sz w:val="17"/>
                                </w:rPr>
                                <w:t>-</w:t>
                              </w:r>
                            </w:p>
                          </w:txbxContent>
                        </wps:txbx>
                        <wps:bodyPr horzOverflow="overflow" vert="horz" lIns="0" tIns="0" rIns="0" bIns="0" rtlCol="0">
                          <a:noAutofit/>
                        </wps:bodyPr>
                      </wps:wsp>
                      <wps:wsp>
                        <wps:cNvPr id="1299" name="Rectangle 1299"/>
                        <wps:cNvSpPr/>
                        <wps:spPr>
                          <a:xfrm>
                            <a:off x="3750915" y="1921001"/>
                            <a:ext cx="340024" cy="142523"/>
                          </a:xfrm>
                          <a:prstGeom prst="rect">
                            <a:avLst/>
                          </a:prstGeom>
                          <a:ln>
                            <a:noFill/>
                          </a:ln>
                        </wps:spPr>
                        <wps:txbx>
                          <w:txbxContent>
                            <w:p w14:paraId="2AEA4623" w14:textId="77777777" w:rsidR="008D08FB" w:rsidRDefault="008D08FB">
                              <w:pPr>
                                <w:spacing w:after="160" w:line="259" w:lineRule="auto"/>
                                <w:ind w:left="0" w:firstLine="0"/>
                                <w:jc w:val="left"/>
                              </w:pPr>
                              <w:r>
                                <w:rPr>
                                  <w:rFonts w:ascii="Calibri" w:eastAsia="Calibri" w:hAnsi="Calibri" w:cs="Calibri"/>
                                  <w:sz w:val="17"/>
                                </w:rPr>
                                <w:t>linked</w:t>
                              </w:r>
                            </w:p>
                          </w:txbxContent>
                        </wps:txbx>
                        <wps:bodyPr horzOverflow="overflow" vert="horz" lIns="0" tIns="0" rIns="0" bIns="0" rtlCol="0">
                          <a:noAutofit/>
                        </wps:bodyPr>
                      </wps:wsp>
                      <wps:wsp>
                        <wps:cNvPr id="1300" name="Shape 1300"/>
                        <wps:cNvSpPr/>
                        <wps:spPr>
                          <a:xfrm>
                            <a:off x="4076988" y="1849969"/>
                            <a:ext cx="620541" cy="228687"/>
                          </a:xfrm>
                          <a:custGeom>
                            <a:avLst/>
                            <a:gdLst/>
                            <a:ahLst/>
                            <a:cxnLst/>
                            <a:rect l="0" t="0" r="0" b="0"/>
                            <a:pathLst>
                              <a:path w="620541" h="228687">
                                <a:moveTo>
                                  <a:pt x="38114" y="0"/>
                                </a:moveTo>
                                <a:lnTo>
                                  <a:pt x="582427" y="0"/>
                                </a:lnTo>
                                <a:cubicBezTo>
                                  <a:pt x="603479" y="0"/>
                                  <a:pt x="620541" y="17062"/>
                                  <a:pt x="620541" y="38114"/>
                                </a:cubicBezTo>
                                <a:lnTo>
                                  <a:pt x="620541" y="190572"/>
                                </a:lnTo>
                                <a:cubicBezTo>
                                  <a:pt x="620541" y="211625"/>
                                  <a:pt x="603479" y="228687"/>
                                  <a:pt x="582427" y="228687"/>
                                </a:cubicBezTo>
                                <a:lnTo>
                                  <a:pt x="38114" y="228687"/>
                                </a:lnTo>
                                <a:cubicBezTo>
                                  <a:pt x="17062" y="228687"/>
                                  <a:pt x="0" y="211625"/>
                                  <a:pt x="0" y="190572"/>
                                </a:cubicBezTo>
                                <a:lnTo>
                                  <a:pt x="0" y="38114"/>
                                </a:lnTo>
                                <a:cubicBezTo>
                                  <a:pt x="0" y="17062"/>
                                  <a:pt x="17062" y="0"/>
                                  <a:pt x="38114" y="0"/>
                                </a:cubicBezTo>
                                <a:close/>
                              </a:path>
                            </a:pathLst>
                          </a:custGeom>
                          <a:ln w="0" cap="flat">
                            <a:miter lim="127000"/>
                          </a:ln>
                        </wps:spPr>
                        <wps:style>
                          <a:lnRef idx="0">
                            <a:srgbClr val="000000">
                              <a:alpha val="0"/>
                            </a:srgbClr>
                          </a:lnRef>
                          <a:fillRef idx="1">
                            <a:srgbClr val="009242"/>
                          </a:fillRef>
                          <a:effectRef idx="0">
                            <a:scrgbClr r="0" g="0" b="0"/>
                          </a:effectRef>
                          <a:fontRef idx="none"/>
                        </wps:style>
                        <wps:bodyPr/>
                      </wps:wsp>
                      <wps:wsp>
                        <wps:cNvPr id="1301" name="Shape 1301"/>
                        <wps:cNvSpPr/>
                        <wps:spPr>
                          <a:xfrm>
                            <a:off x="4076988" y="1849969"/>
                            <a:ext cx="620541" cy="228687"/>
                          </a:xfrm>
                          <a:custGeom>
                            <a:avLst/>
                            <a:gdLst/>
                            <a:ahLst/>
                            <a:cxnLst/>
                            <a:rect l="0" t="0" r="0" b="0"/>
                            <a:pathLst>
                              <a:path w="620541" h="228687">
                                <a:moveTo>
                                  <a:pt x="0" y="38114"/>
                                </a:moveTo>
                                <a:cubicBezTo>
                                  <a:pt x="0" y="17062"/>
                                  <a:pt x="17062" y="0"/>
                                  <a:pt x="38114" y="0"/>
                                </a:cubicBezTo>
                                <a:lnTo>
                                  <a:pt x="582427" y="0"/>
                                </a:lnTo>
                                <a:cubicBezTo>
                                  <a:pt x="603479" y="0"/>
                                  <a:pt x="620541" y="17062"/>
                                  <a:pt x="620541" y="38114"/>
                                </a:cubicBezTo>
                                <a:lnTo>
                                  <a:pt x="620541" y="190572"/>
                                </a:lnTo>
                                <a:cubicBezTo>
                                  <a:pt x="620541" y="211625"/>
                                  <a:pt x="603479" y="228687"/>
                                  <a:pt x="582427" y="228687"/>
                                </a:cubicBezTo>
                                <a:lnTo>
                                  <a:pt x="38114" y="228687"/>
                                </a:lnTo>
                                <a:cubicBezTo>
                                  <a:pt x="17062" y="228687"/>
                                  <a:pt x="0" y="211625"/>
                                  <a:pt x="0" y="190572"/>
                                </a:cubicBez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302" name="Rectangle 1302"/>
                        <wps:cNvSpPr/>
                        <wps:spPr>
                          <a:xfrm>
                            <a:off x="4256536" y="1921001"/>
                            <a:ext cx="349539" cy="142523"/>
                          </a:xfrm>
                          <a:prstGeom prst="rect">
                            <a:avLst/>
                          </a:prstGeom>
                          <a:ln>
                            <a:noFill/>
                          </a:ln>
                        </wps:spPr>
                        <wps:txbx>
                          <w:txbxContent>
                            <w:p w14:paraId="7EFB48C0" w14:textId="77777777" w:rsidR="008D08FB" w:rsidRDefault="008D08FB">
                              <w:pPr>
                                <w:spacing w:after="160" w:line="259" w:lineRule="auto"/>
                                <w:ind w:left="0" w:firstLine="0"/>
                                <w:jc w:val="left"/>
                              </w:pPr>
                              <w:r>
                                <w:rPr>
                                  <w:rFonts w:ascii="Calibri" w:eastAsia="Calibri" w:hAnsi="Calibri" w:cs="Calibri"/>
                                  <w:sz w:val="17"/>
                                </w:rPr>
                                <w:t>Linear</w:t>
                              </w:r>
                            </w:p>
                          </w:txbxContent>
                        </wps:txbx>
                        <wps:bodyPr horzOverflow="overflow" vert="horz" lIns="0" tIns="0" rIns="0" bIns="0" rtlCol="0">
                          <a:noAutofit/>
                        </wps:bodyPr>
                      </wps:wsp>
                      <wps:wsp>
                        <wps:cNvPr id="1303" name="Shape 1303"/>
                        <wps:cNvSpPr/>
                        <wps:spPr>
                          <a:xfrm>
                            <a:off x="2362152" y="578017"/>
                            <a:ext cx="287906" cy="250736"/>
                          </a:xfrm>
                          <a:custGeom>
                            <a:avLst/>
                            <a:gdLst/>
                            <a:ahLst/>
                            <a:cxnLst/>
                            <a:rect l="0" t="0" r="0" b="0"/>
                            <a:pathLst>
                              <a:path w="287906" h="250736">
                                <a:moveTo>
                                  <a:pt x="162538" y="0"/>
                                </a:moveTo>
                                <a:lnTo>
                                  <a:pt x="287906" y="125368"/>
                                </a:lnTo>
                                <a:lnTo>
                                  <a:pt x="162538" y="250736"/>
                                </a:lnTo>
                                <a:lnTo>
                                  <a:pt x="162538" y="188052"/>
                                </a:lnTo>
                                <a:lnTo>
                                  <a:pt x="0" y="188052"/>
                                </a:lnTo>
                                <a:lnTo>
                                  <a:pt x="0" y="62684"/>
                                </a:lnTo>
                                <a:lnTo>
                                  <a:pt x="162538" y="62684"/>
                                </a:lnTo>
                                <a:lnTo>
                                  <a:pt x="16253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04" name="Shape 1304"/>
                        <wps:cNvSpPr/>
                        <wps:spPr>
                          <a:xfrm>
                            <a:off x="2362152" y="578017"/>
                            <a:ext cx="287906" cy="250736"/>
                          </a:xfrm>
                          <a:custGeom>
                            <a:avLst/>
                            <a:gdLst/>
                            <a:ahLst/>
                            <a:cxnLst/>
                            <a:rect l="0" t="0" r="0" b="0"/>
                            <a:pathLst>
                              <a:path w="287906" h="250736">
                                <a:moveTo>
                                  <a:pt x="0" y="62684"/>
                                </a:moveTo>
                                <a:lnTo>
                                  <a:pt x="162538" y="62684"/>
                                </a:lnTo>
                                <a:lnTo>
                                  <a:pt x="162538" y="0"/>
                                </a:lnTo>
                                <a:lnTo>
                                  <a:pt x="287906" y="125368"/>
                                </a:lnTo>
                                <a:lnTo>
                                  <a:pt x="162538" y="250736"/>
                                </a:lnTo>
                                <a:lnTo>
                                  <a:pt x="162538" y="188052"/>
                                </a:lnTo>
                                <a:lnTo>
                                  <a:pt x="0" y="188052"/>
                                </a:ln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306" name="Shape 1306"/>
                        <wps:cNvSpPr/>
                        <wps:spPr>
                          <a:xfrm>
                            <a:off x="2309285" y="1228011"/>
                            <a:ext cx="431334" cy="431281"/>
                          </a:xfrm>
                          <a:custGeom>
                            <a:avLst/>
                            <a:gdLst/>
                            <a:ahLst/>
                            <a:cxnLst/>
                            <a:rect l="0" t="0" r="0" b="0"/>
                            <a:pathLst>
                              <a:path w="431334" h="431281">
                                <a:moveTo>
                                  <a:pt x="342610" y="0"/>
                                </a:moveTo>
                                <a:lnTo>
                                  <a:pt x="431334" y="88671"/>
                                </a:lnTo>
                                <a:lnTo>
                                  <a:pt x="133033" y="386972"/>
                                </a:lnTo>
                                <a:lnTo>
                                  <a:pt x="177395" y="431281"/>
                                </a:lnTo>
                                <a:lnTo>
                                  <a:pt x="0" y="431281"/>
                                </a:lnTo>
                                <a:lnTo>
                                  <a:pt x="0" y="253939"/>
                                </a:lnTo>
                                <a:lnTo>
                                  <a:pt x="44362" y="298248"/>
                                </a:lnTo>
                                <a:lnTo>
                                  <a:pt x="34261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08" name="Shape 1308"/>
                        <wps:cNvSpPr/>
                        <wps:spPr>
                          <a:xfrm>
                            <a:off x="2309285" y="1228011"/>
                            <a:ext cx="431334" cy="431281"/>
                          </a:xfrm>
                          <a:custGeom>
                            <a:avLst/>
                            <a:gdLst/>
                            <a:ahLst/>
                            <a:cxnLst/>
                            <a:rect l="0" t="0" r="0" b="0"/>
                            <a:pathLst>
                              <a:path w="431334" h="431281">
                                <a:moveTo>
                                  <a:pt x="431334" y="88671"/>
                                </a:moveTo>
                                <a:lnTo>
                                  <a:pt x="133033" y="386972"/>
                                </a:lnTo>
                                <a:lnTo>
                                  <a:pt x="177395" y="431281"/>
                                </a:lnTo>
                                <a:lnTo>
                                  <a:pt x="0" y="431281"/>
                                </a:lnTo>
                                <a:lnTo>
                                  <a:pt x="0" y="253939"/>
                                </a:lnTo>
                                <a:lnTo>
                                  <a:pt x="44362" y="298248"/>
                                </a:lnTo>
                                <a:lnTo>
                                  <a:pt x="342610" y="0"/>
                                </a:lnTo>
                                <a:close/>
                              </a:path>
                            </a:pathLst>
                          </a:custGeom>
                          <a:ln w="5250" cap="flat">
                            <a:miter lim="127000"/>
                          </a:ln>
                        </wps:spPr>
                        <wps:style>
                          <a:lnRef idx="1">
                            <a:srgbClr val="41719C"/>
                          </a:lnRef>
                          <a:fillRef idx="0">
                            <a:srgbClr val="000000">
                              <a:alpha val="0"/>
                            </a:srgbClr>
                          </a:fillRef>
                          <a:effectRef idx="0">
                            <a:scrgbClr r="0" g="0" b="0"/>
                          </a:effectRef>
                          <a:fontRef idx="none"/>
                        </wps:style>
                        <wps:bodyPr/>
                      </wps:wsp>
                      <wps:wsp>
                        <wps:cNvPr id="1309" name="Shape 1309"/>
                        <wps:cNvSpPr/>
                        <wps:spPr>
                          <a:xfrm>
                            <a:off x="2357742" y="1838630"/>
                            <a:ext cx="287906" cy="250736"/>
                          </a:xfrm>
                          <a:custGeom>
                            <a:avLst/>
                            <a:gdLst/>
                            <a:ahLst/>
                            <a:cxnLst/>
                            <a:rect l="0" t="0" r="0" b="0"/>
                            <a:pathLst>
                              <a:path w="287906" h="250736">
                                <a:moveTo>
                                  <a:pt x="162537" y="0"/>
                                </a:moveTo>
                                <a:lnTo>
                                  <a:pt x="287906" y="125368"/>
                                </a:lnTo>
                                <a:lnTo>
                                  <a:pt x="162537" y="250736"/>
                                </a:lnTo>
                                <a:lnTo>
                                  <a:pt x="162537" y="188052"/>
                                </a:lnTo>
                                <a:lnTo>
                                  <a:pt x="0" y="188052"/>
                                </a:lnTo>
                                <a:lnTo>
                                  <a:pt x="0" y="62684"/>
                                </a:lnTo>
                                <a:lnTo>
                                  <a:pt x="162537" y="62684"/>
                                </a:lnTo>
                                <a:lnTo>
                                  <a:pt x="16253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10" name="Shape 1310"/>
                        <wps:cNvSpPr/>
                        <wps:spPr>
                          <a:xfrm>
                            <a:off x="2357742" y="1838630"/>
                            <a:ext cx="287906" cy="250736"/>
                          </a:xfrm>
                          <a:custGeom>
                            <a:avLst/>
                            <a:gdLst/>
                            <a:ahLst/>
                            <a:cxnLst/>
                            <a:rect l="0" t="0" r="0" b="0"/>
                            <a:pathLst>
                              <a:path w="287906" h="250736">
                                <a:moveTo>
                                  <a:pt x="0" y="62684"/>
                                </a:moveTo>
                                <a:lnTo>
                                  <a:pt x="162537" y="62684"/>
                                </a:lnTo>
                                <a:lnTo>
                                  <a:pt x="162537" y="0"/>
                                </a:lnTo>
                                <a:lnTo>
                                  <a:pt x="287906" y="125368"/>
                                </a:lnTo>
                                <a:lnTo>
                                  <a:pt x="162537" y="250736"/>
                                </a:lnTo>
                                <a:lnTo>
                                  <a:pt x="162537" y="188052"/>
                                </a:lnTo>
                                <a:lnTo>
                                  <a:pt x="0" y="188052"/>
                                </a:lnTo>
                                <a:close/>
                              </a:path>
                            </a:pathLst>
                          </a:custGeom>
                          <a:ln w="5040" cap="flat">
                            <a:miter lim="127000"/>
                          </a:ln>
                        </wps:spPr>
                        <wps:style>
                          <a:lnRef idx="1">
                            <a:srgbClr val="41719C"/>
                          </a:lnRef>
                          <a:fillRef idx="0">
                            <a:srgbClr val="000000">
                              <a:alpha val="0"/>
                            </a:srgbClr>
                          </a:fillRef>
                          <a:effectRef idx="0">
                            <a:scrgbClr r="0" g="0" b="0"/>
                          </a:effectRef>
                          <a:fontRef idx="none"/>
                        </wps:style>
                        <wps:bodyPr/>
                      </wps:wsp>
                      <wps:wsp>
                        <wps:cNvPr id="1311" name="Rectangle 1311"/>
                        <wps:cNvSpPr/>
                        <wps:spPr>
                          <a:xfrm>
                            <a:off x="2292590" y="476799"/>
                            <a:ext cx="131925" cy="128015"/>
                          </a:xfrm>
                          <a:prstGeom prst="rect">
                            <a:avLst/>
                          </a:prstGeom>
                          <a:ln>
                            <a:noFill/>
                          </a:ln>
                        </wps:spPr>
                        <wps:txbx>
                          <w:txbxContent>
                            <w:p w14:paraId="1AFB87CE" w14:textId="77777777" w:rsidR="008D08FB" w:rsidRDefault="008D08FB">
                              <w:pPr>
                                <w:spacing w:after="160" w:line="259" w:lineRule="auto"/>
                                <w:ind w:left="0" w:firstLine="0"/>
                                <w:jc w:val="left"/>
                              </w:pPr>
                              <w:r>
                                <w:rPr>
                                  <w:rFonts w:ascii="Calibri" w:eastAsia="Calibri" w:hAnsi="Calibri" w:cs="Calibri"/>
                                  <w:b/>
                                  <w:sz w:val="15"/>
                                </w:rPr>
                                <w:t>Re</w:t>
                              </w:r>
                            </w:p>
                          </w:txbxContent>
                        </wps:txbx>
                        <wps:bodyPr horzOverflow="overflow" vert="horz" lIns="0" tIns="0" rIns="0" bIns="0" rtlCol="0">
                          <a:noAutofit/>
                        </wps:bodyPr>
                      </wps:wsp>
                      <wps:wsp>
                        <wps:cNvPr id="1312" name="Rectangle 1312"/>
                        <wps:cNvSpPr/>
                        <wps:spPr>
                          <a:xfrm>
                            <a:off x="2392129" y="476799"/>
                            <a:ext cx="38459" cy="128015"/>
                          </a:xfrm>
                          <a:prstGeom prst="rect">
                            <a:avLst/>
                          </a:prstGeom>
                          <a:ln>
                            <a:noFill/>
                          </a:ln>
                        </wps:spPr>
                        <wps:txbx>
                          <w:txbxContent>
                            <w:p w14:paraId="0F86D7CB" w14:textId="77777777" w:rsidR="008D08FB" w:rsidRDefault="008D08FB">
                              <w:pPr>
                                <w:spacing w:after="160" w:line="259" w:lineRule="auto"/>
                                <w:ind w:left="0" w:firstLine="0"/>
                                <w:jc w:val="left"/>
                              </w:pPr>
                              <w:r>
                                <w:rPr>
                                  <w:rFonts w:ascii="Calibri" w:eastAsia="Calibri" w:hAnsi="Calibri" w:cs="Calibri"/>
                                  <w:b/>
                                  <w:sz w:val="15"/>
                                </w:rPr>
                                <w:t>-</w:t>
                              </w:r>
                            </w:p>
                          </w:txbxContent>
                        </wps:txbx>
                        <wps:bodyPr horzOverflow="overflow" vert="horz" lIns="0" tIns="0" rIns="0" bIns="0" rtlCol="0">
                          <a:noAutofit/>
                        </wps:bodyPr>
                      </wps:wsp>
                      <wps:wsp>
                        <wps:cNvPr id="1313" name="Rectangle 1313"/>
                        <wps:cNvSpPr/>
                        <wps:spPr>
                          <a:xfrm>
                            <a:off x="2421109" y="476799"/>
                            <a:ext cx="418902" cy="128015"/>
                          </a:xfrm>
                          <a:prstGeom prst="rect">
                            <a:avLst/>
                          </a:prstGeom>
                          <a:ln>
                            <a:noFill/>
                          </a:ln>
                        </wps:spPr>
                        <wps:txbx>
                          <w:txbxContent>
                            <w:p w14:paraId="09913040" w14:textId="77777777" w:rsidR="008D08FB" w:rsidRDefault="008D08FB">
                              <w:pPr>
                                <w:spacing w:after="160" w:line="259" w:lineRule="auto"/>
                                <w:ind w:left="0" w:firstLine="0"/>
                                <w:jc w:val="left"/>
                              </w:pPr>
                              <w:r>
                                <w:rPr>
                                  <w:rFonts w:ascii="Calibri" w:eastAsia="Calibri" w:hAnsi="Calibri" w:cs="Calibri"/>
                                  <w:b/>
                                  <w:sz w:val="15"/>
                                </w:rPr>
                                <w:t>Ranking</w:t>
                              </w:r>
                            </w:p>
                          </w:txbxContent>
                        </wps:txbx>
                        <wps:bodyPr horzOverflow="overflow" vert="horz" lIns="0" tIns="0" rIns="0" bIns="0" rtlCol="0">
                          <a:noAutofit/>
                        </wps:bodyPr>
                      </wps:wsp>
                      <wps:wsp>
                        <wps:cNvPr id="1315" name="Shape 1315"/>
                        <wps:cNvSpPr/>
                        <wps:spPr>
                          <a:xfrm>
                            <a:off x="2213422" y="1397426"/>
                            <a:ext cx="59429" cy="60164"/>
                          </a:xfrm>
                          <a:custGeom>
                            <a:avLst/>
                            <a:gdLst/>
                            <a:ahLst/>
                            <a:cxnLst/>
                            <a:rect l="0" t="0" r="0" b="0"/>
                            <a:pathLst>
                              <a:path w="59429" h="60164">
                                <a:moveTo>
                                  <a:pt x="22207" y="0"/>
                                </a:moveTo>
                                <a:cubicBezTo>
                                  <a:pt x="22785" y="0"/>
                                  <a:pt x="23257" y="53"/>
                                  <a:pt x="23519" y="158"/>
                                </a:cubicBezTo>
                                <a:cubicBezTo>
                                  <a:pt x="23835" y="210"/>
                                  <a:pt x="24202" y="368"/>
                                  <a:pt x="24570" y="630"/>
                                </a:cubicBezTo>
                                <a:cubicBezTo>
                                  <a:pt x="24937" y="893"/>
                                  <a:pt x="25305" y="1155"/>
                                  <a:pt x="25777" y="1575"/>
                                </a:cubicBezTo>
                                <a:cubicBezTo>
                                  <a:pt x="26197" y="1943"/>
                                  <a:pt x="26722" y="2415"/>
                                  <a:pt x="27352" y="3045"/>
                                </a:cubicBezTo>
                                <a:cubicBezTo>
                                  <a:pt x="27982" y="3675"/>
                                  <a:pt x="28559" y="4252"/>
                                  <a:pt x="28980" y="4778"/>
                                </a:cubicBezTo>
                                <a:cubicBezTo>
                                  <a:pt x="29347" y="5250"/>
                                  <a:pt x="29662" y="5723"/>
                                  <a:pt x="29819" y="6090"/>
                                </a:cubicBezTo>
                                <a:cubicBezTo>
                                  <a:pt x="30030" y="6510"/>
                                  <a:pt x="30082" y="6825"/>
                                  <a:pt x="30082" y="7140"/>
                                </a:cubicBezTo>
                                <a:cubicBezTo>
                                  <a:pt x="30030" y="7403"/>
                                  <a:pt x="29925" y="7665"/>
                                  <a:pt x="29714" y="7823"/>
                                </a:cubicBezTo>
                                <a:cubicBezTo>
                                  <a:pt x="29399" y="8190"/>
                                  <a:pt x="28822" y="8400"/>
                                  <a:pt x="27930" y="8505"/>
                                </a:cubicBezTo>
                                <a:cubicBezTo>
                                  <a:pt x="27037" y="8610"/>
                                  <a:pt x="25987" y="8873"/>
                                  <a:pt x="24727" y="9187"/>
                                </a:cubicBezTo>
                                <a:cubicBezTo>
                                  <a:pt x="23467" y="9503"/>
                                  <a:pt x="22102" y="10027"/>
                                  <a:pt x="20580" y="10763"/>
                                </a:cubicBezTo>
                                <a:cubicBezTo>
                                  <a:pt x="19110" y="11445"/>
                                  <a:pt x="17640" y="12600"/>
                                  <a:pt x="16117" y="14122"/>
                                </a:cubicBezTo>
                                <a:cubicBezTo>
                                  <a:pt x="14437" y="15803"/>
                                  <a:pt x="13283" y="17640"/>
                                  <a:pt x="12652" y="19635"/>
                                </a:cubicBezTo>
                                <a:cubicBezTo>
                                  <a:pt x="12022" y="21630"/>
                                  <a:pt x="11865" y="23730"/>
                                  <a:pt x="12232" y="25935"/>
                                </a:cubicBezTo>
                                <a:cubicBezTo>
                                  <a:pt x="12547" y="28087"/>
                                  <a:pt x="13387" y="30345"/>
                                  <a:pt x="14752" y="32655"/>
                                </a:cubicBezTo>
                                <a:cubicBezTo>
                                  <a:pt x="16065" y="34912"/>
                                  <a:pt x="17850" y="37170"/>
                                  <a:pt x="20107" y="39480"/>
                                </a:cubicBezTo>
                                <a:cubicBezTo>
                                  <a:pt x="22575" y="41947"/>
                                  <a:pt x="24990" y="43837"/>
                                  <a:pt x="27299" y="45150"/>
                                </a:cubicBezTo>
                                <a:cubicBezTo>
                                  <a:pt x="29662" y="46462"/>
                                  <a:pt x="31867" y="47197"/>
                                  <a:pt x="34020" y="47407"/>
                                </a:cubicBezTo>
                                <a:cubicBezTo>
                                  <a:pt x="36120" y="47670"/>
                                  <a:pt x="38114" y="47407"/>
                                  <a:pt x="40057" y="46620"/>
                                </a:cubicBezTo>
                                <a:cubicBezTo>
                                  <a:pt x="41947" y="45884"/>
                                  <a:pt x="43732" y="44677"/>
                                  <a:pt x="45412" y="42997"/>
                                </a:cubicBezTo>
                                <a:cubicBezTo>
                                  <a:pt x="46934" y="41475"/>
                                  <a:pt x="48089" y="39952"/>
                                  <a:pt x="48824" y="38482"/>
                                </a:cubicBezTo>
                                <a:cubicBezTo>
                                  <a:pt x="49612" y="37012"/>
                                  <a:pt x="50137" y="35700"/>
                                  <a:pt x="50504" y="34440"/>
                                </a:cubicBezTo>
                                <a:cubicBezTo>
                                  <a:pt x="50872" y="33232"/>
                                  <a:pt x="51134" y="32182"/>
                                  <a:pt x="51292" y="31290"/>
                                </a:cubicBezTo>
                                <a:cubicBezTo>
                                  <a:pt x="51449" y="30450"/>
                                  <a:pt x="51659" y="29872"/>
                                  <a:pt x="51974" y="29610"/>
                                </a:cubicBezTo>
                                <a:cubicBezTo>
                                  <a:pt x="52184" y="29400"/>
                                  <a:pt x="52394" y="29242"/>
                                  <a:pt x="52604" y="29190"/>
                                </a:cubicBezTo>
                                <a:cubicBezTo>
                                  <a:pt x="52814" y="29190"/>
                                  <a:pt x="53129" y="29242"/>
                                  <a:pt x="53444" y="29400"/>
                                </a:cubicBezTo>
                                <a:cubicBezTo>
                                  <a:pt x="53812" y="29557"/>
                                  <a:pt x="54232" y="29872"/>
                                  <a:pt x="54757" y="30292"/>
                                </a:cubicBezTo>
                                <a:cubicBezTo>
                                  <a:pt x="55282" y="30712"/>
                                  <a:pt x="55912" y="31342"/>
                                  <a:pt x="56699" y="32130"/>
                                </a:cubicBezTo>
                                <a:cubicBezTo>
                                  <a:pt x="57224" y="32655"/>
                                  <a:pt x="57697" y="33127"/>
                                  <a:pt x="58012" y="33547"/>
                                </a:cubicBezTo>
                                <a:cubicBezTo>
                                  <a:pt x="58379" y="33967"/>
                                  <a:pt x="58642" y="34335"/>
                                  <a:pt x="58852" y="34650"/>
                                </a:cubicBezTo>
                                <a:cubicBezTo>
                                  <a:pt x="59062" y="35017"/>
                                  <a:pt x="59219" y="35332"/>
                                  <a:pt x="59272" y="35647"/>
                                </a:cubicBezTo>
                                <a:cubicBezTo>
                                  <a:pt x="59377" y="35962"/>
                                  <a:pt x="59429" y="36330"/>
                                  <a:pt x="59429" y="36855"/>
                                </a:cubicBezTo>
                                <a:cubicBezTo>
                                  <a:pt x="59429" y="37327"/>
                                  <a:pt x="59324" y="38115"/>
                                  <a:pt x="59009" y="39165"/>
                                </a:cubicBezTo>
                                <a:cubicBezTo>
                                  <a:pt x="58747" y="40267"/>
                                  <a:pt x="58274" y="41475"/>
                                  <a:pt x="57644" y="42840"/>
                                </a:cubicBezTo>
                                <a:cubicBezTo>
                                  <a:pt x="57014" y="44152"/>
                                  <a:pt x="56174" y="45570"/>
                                  <a:pt x="55124" y="47092"/>
                                </a:cubicBezTo>
                                <a:cubicBezTo>
                                  <a:pt x="54127" y="48614"/>
                                  <a:pt x="52867" y="50137"/>
                                  <a:pt x="51344" y="51607"/>
                                </a:cubicBezTo>
                                <a:cubicBezTo>
                                  <a:pt x="48457" y="54494"/>
                                  <a:pt x="45412" y="56647"/>
                                  <a:pt x="42209" y="58064"/>
                                </a:cubicBezTo>
                                <a:cubicBezTo>
                                  <a:pt x="39007" y="59534"/>
                                  <a:pt x="35647" y="60164"/>
                                  <a:pt x="32287" y="60007"/>
                                </a:cubicBezTo>
                                <a:cubicBezTo>
                                  <a:pt x="28875" y="59902"/>
                                  <a:pt x="25410" y="58904"/>
                                  <a:pt x="21892" y="57119"/>
                                </a:cubicBezTo>
                                <a:cubicBezTo>
                                  <a:pt x="18375" y="55334"/>
                                  <a:pt x="14805" y="52709"/>
                                  <a:pt x="11287" y="49192"/>
                                </a:cubicBezTo>
                                <a:cubicBezTo>
                                  <a:pt x="7717" y="45570"/>
                                  <a:pt x="4987" y="41947"/>
                                  <a:pt x="3203" y="38167"/>
                                </a:cubicBezTo>
                                <a:cubicBezTo>
                                  <a:pt x="1365" y="34440"/>
                                  <a:pt x="367" y="30765"/>
                                  <a:pt x="157" y="27142"/>
                                </a:cubicBezTo>
                                <a:cubicBezTo>
                                  <a:pt x="0" y="23520"/>
                                  <a:pt x="630" y="20055"/>
                                  <a:pt x="2048" y="16642"/>
                                </a:cubicBezTo>
                                <a:cubicBezTo>
                                  <a:pt x="3465" y="13283"/>
                                  <a:pt x="5617" y="10132"/>
                                  <a:pt x="8505" y="7245"/>
                                </a:cubicBezTo>
                                <a:cubicBezTo>
                                  <a:pt x="9712" y="6090"/>
                                  <a:pt x="10920" y="5040"/>
                                  <a:pt x="12232" y="4147"/>
                                </a:cubicBezTo>
                                <a:cubicBezTo>
                                  <a:pt x="13492" y="3255"/>
                                  <a:pt x="14752" y="2520"/>
                                  <a:pt x="16012" y="1890"/>
                                </a:cubicBezTo>
                                <a:cubicBezTo>
                                  <a:pt x="17220" y="1313"/>
                                  <a:pt x="18427" y="840"/>
                                  <a:pt x="19582" y="473"/>
                                </a:cubicBezTo>
                                <a:cubicBezTo>
                                  <a:pt x="20737" y="158"/>
                                  <a:pt x="21630" y="0"/>
                                  <a:pt x="22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 name="Shape 1316"/>
                        <wps:cNvSpPr/>
                        <wps:spPr>
                          <a:xfrm>
                            <a:off x="2251326" y="1380993"/>
                            <a:ext cx="38219" cy="48719"/>
                          </a:xfrm>
                          <a:custGeom>
                            <a:avLst/>
                            <a:gdLst/>
                            <a:ahLst/>
                            <a:cxnLst/>
                            <a:rect l="0" t="0" r="0" b="0"/>
                            <a:pathLst>
                              <a:path w="38219" h="48719">
                                <a:moveTo>
                                  <a:pt x="17535" y="0"/>
                                </a:moveTo>
                                <a:cubicBezTo>
                                  <a:pt x="17797" y="0"/>
                                  <a:pt x="18007" y="0"/>
                                  <a:pt x="18164" y="105"/>
                                </a:cubicBezTo>
                                <a:cubicBezTo>
                                  <a:pt x="18374" y="158"/>
                                  <a:pt x="18585" y="315"/>
                                  <a:pt x="18847" y="472"/>
                                </a:cubicBezTo>
                                <a:cubicBezTo>
                                  <a:pt x="19110" y="683"/>
                                  <a:pt x="19477" y="997"/>
                                  <a:pt x="20002" y="1418"/>
                                </a:cubicBezTo>
                                <a:cubicBezTo>
                                  <a:pt x="20475" y="1837"/>
                                  <a:pt x="21105" y="2467"/>
                                  <a:pt x="21892" y="3255"/>
                                </a:cubicBezTo>
                                <a:cubicBezTo>
                                  <a:pt x="22627" y="4043"/>
                                  <a:pt x="23257" y="4672"/>
                                  <a:pt x="23730" y="5250"/>
                                </a:cubicBezTo>
                                <a:cubicBezTo>
                                  <a:pt x="24202" y="5775"/>
                                  <a:pt x="24517" y="6247"/>
                                  <a:pt x="24727" y="6615"/>
                                </a:cubicBezTo>
                                <a:cubicBezTo>
                                  <a:pt x="24885" y="6982"/>
                                  <a:pt x="24990" y="7297"/>
                                  <a:pt x="24937" y="7507"/>
                                </a:cubicBezTo>
                                <a:cubicBezTo>
                                  <a:pt x="24937" y="7770"/>
                                  <a:pt x="24779" y="8032"/>
                                  <a:pt x="24569" y="8242"/>
                                </a:cubicBezTo>
                                <a:cubicBezTo>
                                  <a:pt x="24412" y="8400"/>
                                  <a:pt x="24149" y="8557"/>
                                  <a:pt x="23887" y="8715"/>
                                </a:cubicBezTo>
                                <a:cubicBezTo>
                                  <a:pt x="23572" y="8820"/>
                                  <a:pt x="23257" y="9030"/>
                                  <a:pt x="22889" y="9187"/>
                                </a:cubicBezTo>
                                <a:cubicBezTo>
                                  <a:pt x="22522" y="9397"/>
                                  <a:pt x="22154" y="9607"/>
                                  <a:pt x="21734" y="9870"/>
                                </a:cubicBezTo>
                                <a:cubicBezTo>
                                  <a:pt x="21367" y="10080"/>
                                  <a:pt x="20947" y="10395"/>
                                  <a:pt x="20579" y="10815"/>
                                </a:cubicBezTo>
                                <a:cubicBezTo>
                                  <a:pt x="20107" y="11287"/>
                                  <a:pt x="19739" y="11812"/>
                                  <a:pt x="19477" y="12442"/>
                                </a:cubicBezTo>
                                <a:cubicBezTo>
                                  <a:pt x="19215" y="13072"/>
                                  <a:pt x="19005" y="13860"/>
                                  <a:pt x="18900" y="14752"/>
                                </a:cubicBezTo>
                                <a:cubicBezTo>
                                  <a:pt x="18795" y="15645"/>
                                  <a:pt x="18847" y="16642"/>
                                  <a:pt x="18952" y="17850"/>
                                </a:cubicBezTo>
                                <a:cubicBezTo>
                                  <a:pt x="19057" y="19005"/>
                                  <a:pt x="19319" y="20422"/>
                                  <a:pt x="19634" y="21945"/>
                                </a:cubicBezTo>
                                <a:lnTo>
                                  <a:pt x="37799" y="40109"/>
                                </a:lnTo>
                                <a:cubicBezTo>
                                  <a:pt x="38009" y="40319"/>
                                  <a:pt x="38114" y="40582"/>
                                  <a:pt x="38167" y="40897"/>
                                </a:cubicBezTo>
                                <a:cubicBezTo>
                                  <a:pt x="38219" y="41159"/>
                                  <a:pt x="38114" y="41527"/>
                                  <a:pt x="37904" y="41947"/>
                                </a:cubicBezTo>
                                <a:cubicBezTo>
                                  <a:pt x="37694" y="42367"/>
                                  <a:pt x="37379" y="42892"/>
                                  <a:pt x="36907" y="43469"/>
                                </a:cubicBezTo>
                                <a:cubicBezTo>
                                  <a:pt x="36434" y="44047"/>
                                  <a:pt x="35804" y="44729"/>
                                  <a:pt x="34965" y="45517"/>
                                </a:cubicBezTo>
                                <a:cubicBezTo>
                                  <a:pt x="34177" y="46304"/>
                                  <a:pt x="33494" y="46987"/>
                                  <a:pt x="32917" y="47407"/>
                                </a:cubicBezTo>
                                <a:cubicBezTo>
                                  <a:pt x="32339" y="47879"/>
                                  <a:pt x="31814" y="48247"/>
                                  <a:pt x="31394" y="48457"/>
                                </a:cubicBezTo>
                                <a:cubicBezTo>
                                  <a:pt x="30974" y="48667"/>
                                  <a:pt x="30607" y="48719"/>
                                  <a:pt x="30344" y="48719"/>
                                </a:cubicBezTo>
                                <a:cubicBezTo>
                                  <a:pt x="30030" y="48667"/>
                                  <a:pt x="29767" y="48562"/>
                                  <a:pt x="29557" y="48352"/>
                                </a:cubicBezTo>
                                <a:lnTo>
                                  <a:pt x="472" y="19215"/>
                                </a:lnTo>
                                <a:cubicBezTo>
                                  <a:pt x="262" y="19005"/>
                                  <a:pt x="105" y="18742"/>
                                  <a:pt x="52" y="18480"/>
                                </a:cubicBezTo>
                                <a:cubicBezTo>
                                  <a:pt x="0" y="18217"/>
                                  <a:pt x="52" y="17902"/>
                                  <a:pt x="262" y="17482"/>
                                </a:cubicBezTo>
                                <a:cubicBezTo>
                                  <a:pt x="420" y="17115"/>
                                  <a:pt x="682" y="16642"/>
                                  <a:pt x="1102" y="16170"/>
                                </a:cubicBezTo>
                                <a:cubicBezTo>
                                  <a:pt x="1470" y="15645"/>
                                  <a:pt x="1995" y="15067"/>
                                  <a:pt x="2677" y="14385"/>
                                </a:cubicBezTo>
                                <a:cubicBezTo>
                                  <a:pt x="3360" y="13702"/>
                                  <a:pt x="3990" y="13177"/>
                                  <a:pt x="4515" y="12757"/>
                                </a:cubicBezTo>
                                <a:cubicBezTo>
                                  <a:pt x="4987" y="12337"/>
                                  <a:pt x="5460" y="12075"/>
                                  <a:pt x="5774" y="11917"/>
                                </a:cubicBezTo>
                                <a:cubicBezTo>
                                  <a:pt x="6142" y="11812"/>
                                  <a:pt x="6457" y="11760"/>
                                  <a:pt x="6772" y="11812"/>
                                </a:cubicBezTo>
                                <a:cubicBezTo>
                                  <a:pt x="7035" y="11865"/>
                                  <a:pt x="7245" y="11970"/>
                                  <a:pt x="7507" y="12232"/>
                                </a:cubicBezTo>
                                <a:lnTo>
                                  <a:pt x="11077" y="15855"/>
                                </a:lnTo>
                                <a:cubicBezTo>
                                  <a:pt x="10762" y="13965"/>
                                  <a:pt x="10605" y="12390"/>
                                  <a:pt x="10552" y="10972"/>
                                </a:cubicBezTo>
                                <a:cubicBezTo>
                                  <a:pt x="10552" y="9607"/>
                                  <a:pt x="10605" y="8400"/>
                                  <a:pt x="10815" y="7402"/>
                                </a:cubicBezTo>
                                <a:cubicBezTo>
                                  <a:pt x="11025" y="6353"/>
                                  <a:pt x="11340" y="5460"/>
                                  <a:pt x="11760" y="4672"/>
                                </a:cubicBezTo>
                                <a:cubicBezTo>
                                  <a:pt x="12232" y="3938"/>
                                  <a:pt x="12757" y="3202"/>
                                  <a:pt x="13334" y="2625"/>
                                </a:cubicBezTo>
                                <a:cubicBezTo>
                                  <a:pt x="13650" y="2362"/>
                                  <a:pt x="13965" y="2047"/>
                                  <a:pt x="14332" y="1732"/>
                                </a:cubicBezTo>
                                <a:cubicBezTo>
                                  <a:pt x="14699" y="1470"/>
                                  <a:pt x="15067" y="1155"/>
                                  <a:pt x="15487" y="892"/>
                                </a:cubicBezTo>
                                <a:cubicBezTo>
                                  <a:pt x="15907" y="630"/>
                                  <a:pt x="16327" y="420"/>
                                  <a:pt x="16642" y="263"/>
                                </a:cubicBezTo>
                                <a:cubicBezTo>
                                  <a:pt x="17009" y="105"/>
                                  <a:pt x="17325" y="0"/>
                                  <a:pt x="175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7" name="Shape 1317"/>
                        <wps:cNvSpPr/>
                        <wps:spPr>
                          <a:xfrm>
                            <a:off x="2279361" y="1353956"/>
                            <a:ext cx="23519" cy="48246"/>
                          </a:xfrm>
                          <a:custGeom>
                            <a:avLst/>
                            <a:gdLst/>
                            <a:ahLst/>
                            <a:cxnLst/>
                            <a:rect l="0" t="0" r="0" b="0"/>
                            <a:pathLst>
                              <a:path w="23519" h="48246">
                                <a:moveTo>
                                  <a:pt x="23205" y="158"/>
                                </a:moveTo>
                                <a:lnTo>
                                  <a:pt x="23519" y="248"/>
                                </a:lnTo>
                                <a:lnTo>
                                  <a:pt x="23519" y="12207"/>
                                </a:lnTo>
                                <a:lnTo>
                                  <a:pt x="22102" y="11550"/>
                                </a:lnTo>
                                <a:cubicBezTo>
                                  <a:pt x="20685" y="11182"/>
                                  <a:pt x="19267" y="11235"/>
                                  <a:pt x="17850" y="11602"/>
                                </a:cubicBezTo>
                                <a:cubicBezTo>
                                  <a:pt x="16432" y="12022"/>
                                  <a:pt x="15067" y="12915"/>
                                  <a:pt x="13702" y="14280"/>
                                </a:cubicBezTo>
                                <a:cubicBezTo>
                                  <a:pt x="12442" y="15487"/>
                                  <a:pt x="11602" y="16800"/>
                                  <a:pt x="11130" y="18165"/>
                                </a:cubicBezTo>
                                <a:cubicBezTo>
                                  <a:pt x="10710" y="19530"/>
                                  <a:pt x="10605" y="20895"/>
                                  <a:pt x="10868" y="22365"/>
                                </a:cubicBezTo>
                                <a:cubicBezTo>
                                  <a:pt x="11130" y="23782"/>
                                  <a:pt x="11707" y="25252"/>
                                  <a:pt x="12652" y="26775"/>
                                </a:cubicBezTo>
                                <a:cubicBezTo>
                                  <a:pt x="13545" y="28297"/>
                                  <a:pt x="14805" y="29819"/>
                                  <a:pt x="16327" y="31342"/>
                                </a:cubicBezTo>
                                <a:cubicBezTo>
                                  <a:pt x="17745" y="32759"/>
                                  <a:pt x="19215" y="33967"/>
                                  <a:pt x="20632" y="34965"/>
                                </a:cubicBezTo>
                                <a:lnTo>
                                  <a:pt x="23519" y="36302"/>
                                </a:lnTo>
                                <a:lnTo>
                                  <a:pt x="23519" y="48246"/>
                                </a:lnTo>
                                <a:lnTo>
                                  <a:pt x="16012" y="46094"/>
                                </a:lnTo>
                                <a:cubicBezTo>
                                  <a:pt x="13387" y="44677"/>
                                  <a:pt x="10815" y="42734"/>
                                  <a:pt x="8243" y="40162"/>
                                </a:cubicBezTo>
                                <a:cubicBezTo>
                                  <a:pt x="5775" y="37694"/>
                                  <a:pt x="3832" y="35069"/>
                                  <a:pt x="2415" y="32340"/>
                                </a:cubicBezTo>
                                <a:cubicBezTo>
                                  <a:pt x="1050" y="29610"/>
                                  <a:pt x="262" y="26880"/>
                                  <a:pt x="105" y="24097"/>
                                </a:cubicBezTo>
                                <a:cubicBezTo>
                                  <a:pt x="0" y="21262"/>
                                  <a:pt x="525" y="18480"/>
                                  <a:pt x="1680" y="15697"/>
                                </a:cubicBezTo>
                                <a:cubicBezTo>
                                  <a:pt x="2887" y="12915"/>
                                  <a:pt x="4830" y="10185"/>
                                  <a:pt x="7507" y="7507"/>
                                </a:cubicBezTo>
                                <a:cubicBezTo>
                                  <a:pt x="10080" y="4882"/>
                                  <a:pt x="12705" y="2992"/>
                                  <a:pt x="15330" y="1785"/>
                                </a:cubicBezTo>
                                <a:cubicBezTo>
                                  <a:pt x="17955" y="577"/>
                                  <a:pt x="20580" y="0"/>
                                  <a:pt x="23205" y="15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 name="Shape 1318"/>
                        <wps:cNvSpPr/>
                        <wps:spPr>
                          <a:xfrm>
                            <a:off x="2302880" y="1354205"/>
                            <a:ext cx="23573" cy="48208"/>
                          </a:xfrm>
                          <a:custGeom>
                            <a:avLst/>
                            <a:gdLst/>
                            <a:ahLst/>
                            <a:cxnLst/>
                            <a:rect l="0" t="0" r="0" b="0"/>
                            <a:pathLst>
                              <a:path w="23573" h="48208">
                                <a:moveTo>
                                  <a:pt x="0" y="0"/>
                                </a:moveTo>
                                <a:lnTo>
                                  <a:pt x="7508" y="2167"/>
                                </a:lnTo>
                                <a:cubicBezTo>
                                  <a:pt x="10133" y="3532"/>
                                  <a:pt x="12705" y="5526"/>
                                  <a:pt x="15330" y="8099"/>
                                </a:cubicBezTo>
                                <a:cubicBezTo>
                                  <a:pt x="17797" y="10619"/>
                                  <a:pt x="19740" y="13191"/>
                                  <a:pt x="21105" y="15869"/>
                                </a:cubicBezTo>
                                <a:cubicBezTo>
                                  <a:pt x="22522" y="18599"/>
                                  <a:pt x="23310" y="21329"/>
                                  <a:pt x="23467" y="24164"/>
                                </a:cubicBezTo>
                                <a:cubicBezTo>
                                  <a:pt x="23573" y="26946"/>
                                  <a:pt x="23100" y="29781"/>
                                  <a:pt x="21892" y="32564"/>
                                </a:cubicBezTo>
                                <a:cubicBezTo>
                                  <a:pt x="20685" y="35346"/>
                                  <a:pt x="18742" y="38128"/>
                                  <a:pt x="16065" y="40806"/>
                                </a:cubicBezTo>
                                <a:cubicBezTo>
                                  <a:pt x="13493" y="43379"/>
                                  <a:pt x="10868" y="45268"/>
                                  <a:pt x="8243" y="46476"/>
                                </a:cubicBezTo>
                                <a:cubicBezTo>
                                  <a:pt x="5617" y="47683"/>
                                  <a:pt x="2993" y="48208"/>
                                  <a:pt x="368" y="48103"/>
                                </a:cubicBezTo>
                                <a:lnTo>
                                  <a:pt x="0" y="47998"/>
                                </a:lnTo>
                                <a:lnTo>
                                  <a:pt x="0" y="36054"/>
                                </a:lnTo>
                                <a:lnTo>
                                  <a:pt x="1418" y="36711"/>
                                </a:lnTo>
                                <a:cubicBezTo>
                                  <a:pt x="2835" y="37026"/>
                                  <a:pt x="4252" y="37026"/>
                                  <a:pt x="5670" y="36606"/>
                                </a:cubicBezTo>
                                <a:cubicBezTo>
                                  <a:pt x="7088" y="36186"/>
                                  <a:pt x="8453" y="35294"/>
                                  <a:pt x="9818" y="33929"/>
                                </a:cubicBezTo>
                                <a:cubicBezTo>
                                  <a:pt x="11025" y="32669"/>
                                  <a:pt x="11917" y="31409"/>
                                  <a:pt x="12390" y="30044"/>
                                </a:cubicBezTo>
                                <a:cubicBezTo>
                                  <a:pt x="12810" y="28679"/>
                                  <a:pt x="12915" y="27261"/>
                                  <a:pt x="12652" y="25844"/>
                                </a:cubicBezTo>
                                <a:cubicBezTo>
                                  <a:pt x="12390" y="24426"/>
                                  <a:pt x="11812" y="22956"/>
                                  <a:pt x="10920" y="21434"/>
                                </a:cubicBezTo>
                                <a:cubicBezTo>
                                  <a:pt x="9975" y="19964"/>
                                  <a:pt x="8715" y="18441"/>
                                  <a:pt x="7193" y="16919"/>
                                </a:cubicBezTo>
                                <a:cubicBezTo>
                                  <a:pt x="5775" y="15449"/>
                                  <a:pt x="4305" y="14241"/>
                                  <a:pt x="2888" y="13296"/>
                                </a:cubicBezTo>
                                <a:lnTo>
                                  <a:pt x="0" y="119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 name="Shape 1319"/>
                        <wps:cNvSpPr/>
                        <wps:spPr>
                          <a:xfrm>
                            <a:off x="2310125" y="1317684"/>
                            <a:ext cx="29714" cy="53005"/>
                          </a:xfrm>
                          <a:custGeom>
                            <a:avLst/>
                            <a:gdLst/>
                            <a:ahLst/>
                            <a:cxnLst/>
                            <a:rect l="0" t="0" r="0" b="0"/>
                            <a:pathLst>
                              <a:path w="29714" h="53005">
                                <a:moveTo>
                                  <a:pt x="29714" y="0"/>
                                </a:moveTo>
                                <a:lnTo>
                                  <a:pt x="29714" y="13137"/>
                                </a:lnTo>
                                <a:lnTo>
                                  <a:pt x="28087" y="12280"/>
                                </a:lnTo>
                                <a:cubicBezTo>
                                  <a:pt x="26774" y="11860"/>
                                  <a:pt x="25462" y="11703"/>
                                  <a:pt x="24202" y="11913"/>
                                </a:cubicBezTo>
                                <a:cubicBezTo>
                                  <a:pt x="22942" y="12123"/>
                                  <a:pt x="21735" y="12753"/>
                                  <a:pt x="20684" y="13855"/>
                                </a:cubicBezTo>
                                <a:cubicBezTo>
                                  <a:pt x="20107" y="14380"/>
                                  <a:pt x="19687" y="15010"/>
                                  <a:pt x="19319" y="15693"/>
                                </a:cubicBezTo>
                                <a:cubicBezTo>
                                  <a:pt x="18900" y="16428"/>
                                  <a:pt x="18637" y="17215"/>
                                  <a:pt x="18479" y="18160"/>
                                </a:cubicBezTo>
                                <a:cubicBezTo>
                                  <a:pt x="18269" y="19053"/>
                                  <a:pt x="18165" y="20103"/>
                                  <a:pt x="18165" y="21310"/>
                                </a:cubicBezTo>
                                <a:cubicBezTo>
                                  <a:pt x="18165" y="22465"/>
                                  <a:pt x="18269" y="23830"/>
                                  <a:pt x="18532" y="25352"/>
                                </a:cubicBezTo>
                                <a:lnTo>
                                  <a:pt x="28087" y="34907"/>
                                </a:lnTo>
                                <a:lnTo>
                                  <a:pt x="29714" y="34933"/>
                                </a:lnTo>
                                <a:lnTo>
                                  <a:pt x="29714" y="53005"/>
                                </a:lnTo>
                                <a:lnTo>
                                  <a:pt x="472" y="23725"/>
                                </a:lnTo>
                                <a:cubicBezTo>
                                  <a:pt x="262" y="23515"/>
                                  <a:pt x="105" y="23252"/>
                                  <a:pt x="52" y="22990"/>
                                </a:cubicBezTo>
                                <a:cubicBezTo>
                                  <a:pt x="0" y="22727"/>
                                  <a:pt x="52" y="22413"/>
                                  <a:pt x="210" y="22045"/>
                                </a:cubicBezTo>
                                <a:cubicBezTo>
                                  <a:pt x="367" y="21625"/>
                                  <a:pt x="683" y="21205"/>
                                  <a:pt x="1050" y="20680"/>
                                </a:cubicBezTo>
                                <a:cubicBezTo>
                                  <a:pt x="1470" y="20208"/>
                                  <a:pt x="1995" y="19630"/>
                                  <a:pt x="2677" y="18948"/>
                                </a:cubicBezTo>
                                <a:cubicBezTo>
                                  <a:pt x="3307" y="18265"/>
                                  <a:pt x="3885" y="17740"/>
                                  <a:pt x="4410" y="17373"/>
                                </a:cubicBezTo>
                                <a:cubicBezTo>
                                  <a:pt x="4882" y="17005"/>
                                  <a:pt x="5302" y="16690"/>
                                  <a:pt x="5722" y="16533"/>
                                </a:cubicBezTo>
                                <a:cubicBezTo>
                                  <a:pt x="6090" y="16375"/>
                                  <a:pt x="6405" y="16323"/>
                                  <a:pt x="6667" y="16375"/>
                                </a:cubicBezTo>
                                <a:cubicBezTo>
                                  <a:pt x="6982" y="16428"/>
                                  <a:pt x="7192" y="16585"/>
                                  <a:pt x="7402" y="16795"/>
                                </a:cubicBezTo>
                                <a:lnTo>
                                  <a:pt x="10867" y="20208"/>
                                </a:lnTo>
                                <a:cubicBezTo>
                                  <a:pt x="10814" y="18475"/>
                                  <a:pt x="10867" y="16900"/>
                                  <a:pt x="11025" y="15430"/>
                                </a:cubicBezTo>
                                <a:cubicBezTo>
                                  <a:pt x="11182" y="13960"/>
                                  <a:pt x="11445" y="12543"/>
                                  <a:pt x="11865" y="11230"/>
                                </a:cubicBezTo>
                                <a:cubicBezTo>
                                  <a:pt x="12285" y="9970"/>
                                  <a:pt x="12810" y="8763"/>
                                  <a:pt x="13492" y="7608"/>
                                </a:cubicBezTo>
                                <a:cubicBezTo>
                                  <a:pt x="14175" y="6505"/>
                                  <a:pt x="15067" y="5455"/>
                                  <a:pt x="16065" y="4405"/>
                                </a:cubicBezTo>
                                <a:cubicBezTo>
                                  <a:pt x="18217" y="2305"/>
                                  <a:pt x="20422" y="888"/>
                                  <a:pt x="22785" y="205"/>
                                </a:cubicBezTo>
                                <a:lnTo>
                                  <a:pt x="29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 name="Shape 1320"/>
                        <wps:cNvSpPr/>
                        <wps:spPr>
                          <a:xfrm>
                            <a:off x="2339840" y="1317679"/>
                            <a:ext cx="23625" cy="64837"/>
                          </a:xfrm>
                          <a:custGeom>
                            <a:avLst/>
                            <a:gdLst/>
                            <a:ahLst/>
                            <a:cxnLst/>
                            <a:rect l="0" t="0" r="0" b="0"/>
                            <a:pathLst>
                              <a:path w="23625" h="64837">
                                <a:moveTo>
                                  <a:pt x="157" y="0"/>
                                </a:moveTo>
                                <a:cubicBezTo>
                                  <a:pt x="2572" y="525"/>
                                  <a:pt x="4935" y="1523"/>
                                  <a:pt x="7350" y="3045"/>
                                </a:cubicBezTo>
                                <a:cubicBezTo>
                                  <a:pt x="9712" y="4515"/>
                                  <a:pt x="11970" y="6352"/>
                                  <a:pt x="14175" y="8557"/>
                                </a:cubicBezTo>
                                <a:cubicBezTo>
                                  <a:pt x="16747" y="11130"/>
                                  <a:pt x="18847" y="13755"/>
                                  <a:pt x="20370" y="16380"/>
                                </a:cubicBezTo>
                                <a:cubicBezTo>
                                  <a:pt x="21892" y="19005"/>
                                  <a:pt x="22837" y="21630"/>
                                  <a:pt x="23205" y="24150"/>
                                </a:cubicBezTo>
                                <a:cubicBezTo>
                                  <a:pt x="23625" y="26670"/>
                                  <a:pt x="23414" y="29085"/>
                                  <a:pt x="22575" y="31447"/>
                                </a:cubicBezTo>
                                <a:cubicBezTo>
                                  <a:pt x="21787" y="33862"/>
                                  <a:pt x="20370" y="36067"/>
                                  <a:pt x="18322" y="38114"/>
                                </a:cubicBezTo>
                                <a:cubicBezTo>
                                  <a:pt x="17482" y="38955"/>
                                  <a:pt x="16642" y="39637"/>
                                  <a:pt x="15750" y="40162"/>
                                </a:cubicBezTo>
                                <a:cubicBezTo>
                                  <a:pt x="14857" y="40739"/>
                                  <a:pt x="13965" y="41160"/>
                                  <a:pt x="12967" y="41474"/>
                                </a:cubicBezTo>
                                <a:cubicBezTo>
                                  <a:pt x="11917" y="41790"/>
                                  <a:pt x="10867" y="42052"/>
                                  <a:pt x="9712" y="42209"/>
                                </a:cubicBezTo>
                                <a:cubicBezTo>
                                  <a:pt x="8557" y="42367"/>
                                  <a:pt x="7297" y="42420"/>
                                  <a:pt x="5933" y="42472"/>
                                </a:cubicBezTo>
                                <a:lnTo>
                                  <a:pt x="19634" y="56174"/>
                                </a:lnTo>
                                <a:cubicBezTo>
                                  <a:pt x="19845" y="56384"/>
                                  <a:pt x="20002" y="56647"/>
                                  <a:pt x="20002" y="56962"/>
                                </a:cubicBezTo>
                                <a:cubicBezTo>
                                  <a:pt x="20055" y="57277"/>
                                  <a:pt x="20002" y="57644"/>
                                  <a:pt x="19792" y="58064"/>
                                </a:cubicBezTo>
                                <a:cubicBezTo>
                                  <a:pt x="19582" y="58484"/>
                                  <a:pt x="19267" y="59009"/>
                                  <a:pt x="18795" y="59587"/>
                                </a:cubicBezTo>
                                <a:cubicBezTo>
                                  <a:pt x="18375" y="60164"/>
                                  <a:pt x="17745" y="60899"/>
                                  <a:pt x="16905" y="61687"/>
                                </a:cubicBezTo>
                                <a:cubicBezTo>
                                  <a:pt x="16117" y="62474"/>
                                  <a:pt x="15435" y="63104"/>
                                  <a:pt x="14857" y="63577"/>
                                </a:cubicBezTo>
                                <a:cubicBezTo>
                                  <a:pt x="14227" y="64049"/>
                                  <a:pt x="13755" y="64364"/>
                                  <a:pt x="13282" y="64574"/>
                                </a:cubicBezTo>
                                <a:cubicBezTo>
                                  <a:pt x="12862" y="64732"/>
                                  <a:pt x="12495" y="64837"/>
                                  <a:pt x="12180" y="64784"/>
                                </a:cubicBezTo>
                                <a:cubicBezTo>
                                  <a:pt x="11865" y="64732"/>
                                  <a:pt x="11602" y="64627"/>
                                  <a:pt x="11392" y="64417"/>
                                </a:cubicBezTo>
                                <a:lnTo>
                                  <a:pt x="0" y="53010"/>
                                </a:lnTo>
                                <a:lnTo>
                                  <a:pt x="0" y="34938"/>
                                </a:lnTo>
                                <a:lnTo>
                                  <a:pt x="5040" y="35017"/>
                                </a:lnTo>
                                <a:cubicBezTo>
                                  <a:pt x="6877" y="34754"/>
                                  <a:pt x="8400" y="34072"/>
                                  <a:pt x="9502" y="32917"/>
                                </a:cubicBezTo>
                                <a:cubicBezTo>
                                  <a:pt x="10605" y="31867"/>
                                  <a:pt x="11235" y="30712"/>
                                  <a:pt x="11445" y="29400"/>
                                </a:cubicBezTo>
                                <a:cubicBezTo>
                                  <a:pt x="11655" y="28087"/>
                                  <a:pt x="11550" y="26775"/>
                                  <a:pt x="11130" y="25410"/>
                                </a:cubicBezTo>
                                <a:cubicBezTo>
                                  <a:pt x="10710" y="24045"/>
                                  <a:pt x="10080" y="22732"/>
                                  <a:pt x="9187" y="21367"/>
                                </a:cubicBezTo>
                                <a:cubicBezTo>
                                  <a:pt x="8347" y="20055"/>
                                  <a:pt x="7350" y="18795"/>
                                  <a:pt x="6195" y="17692"/>
                                </a:cubicBezTo>
                                <a:cubicBezTo>
                                  <a:pt x="4987" y="16485"/>
                                  <a:pt x="3675" y="15382"/>
                                  <a:pt x="2363" y="14385"/>
                                </a:cubicBezTo>
                                <a:lnTo>
                                  <a:pt x="0" y="13141"/>
                                </a:lnTo>
                                <a:lnTo>
                                  <a:pt x="0" y="5"/>
                                </a:lnTo>
                                <a:lnTo>
                                  <a:pt x="1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 name="Shape 1321"/>
                        <wps:cNvSpPr/>
                        <wps:spPr>
                          <a:xfrm>
                            <a:off x="2346192" y="1281618"/>
                            <a:ext cx="29741" cy="52955"/>
                          </a:xfrm>
                          <a:custGeom>
                            <a:avLst/>
                            <a:gdLst/>
                            <a:ahLst/>
                            <a:cxnLst/>
                            <a:rect l="0" t="0" r="0" b="0"/>
                            <a:pathLst>
                              <a:path w="29741" h="52955">
                                <a:moveTo>
                                  <a:pt x="29741" y="0"/>
                                </a:moveTo>
                                <a:lnTo>
                                  <a:pt x="29741" y="13150"/>
                                </a:lnTo>
                                <a:lnTo>
                                  <a:pt x="28087" y="12279"/>
                                </a:lnTo>
                                <a:cubicBezTo>
                                  <a:pt x="26775" y="11859"/>
                                  <a:pt x="25462" y="11702"/>
                                  <a:pt x="24202" y="11912"/>
                                </a:cubicBezTo>
                                <a:cubicBezTo>
                                  <a:pt x="22942" y="12122"/>
                                  <a:pt x="21787" y="12752"/>
                                  <a:pt x="20685" y="13854"/>
                                </a:cubicBezTo>
                                <a:cubicBezTo>
                                  <a:pt x="20160" y="14379"/>
                                  <a:pt x="19687" y="15009"/>
                                  <a:pt x="19320" y="15692"/>
                                </a:cubicBezTo>
                                <a:cubicBezTo>
                                  <a:pt x="18952" y="16374"/>
                                  <a:pt x="18690" y="17214"/>
                                  <a:pt x="18480" y="18107"/>
                                </a:cubicBezTo>
                                <a:cubicBezTo>
                                  <a:pt x="18270" y="19052"/>
                                  <a:pt x="18217" y="20101"/>
                                  <a:pt x="18217" y="21256"/>
                                </a:cubicBezTo>
                                <a:cubicBezTo>
                                  <a:pt x="18217" y="22464"/>
                                  <a:pt x="18323" y="23776"/>
                                  <a:pt x="18532" y="25299"/>
                                </a:cubicBezTo>
                                <a:lnTo>
                                  <a:pt x="28140" y="34906"/>
                                </a:lnTo>
                                <a:lnTo>
                                  <a:pt x="29741" y="34932"/>
                                </a:lnTo>
                                <a:lnTo>
                                  <a:pt x="29741" y="52955"/>
                                </a:lnTo>
                                <a:lnTo>
                                  <a:pt x="472" y="23724"/>
                                </a:lnTo>
                                <a:cubicBezTo>
                                  <a:pt x="263" y="23514"/>
                                  <a:pt x="157" y="23252"/>
                                  <a:pt x="53" y="22989"/>
                                </a:cubicBezTo>
                                <a:cubicBezTo>
                                  <a:pt x="0" y="22727"/>
                                  <a:pt x="53" y="22359"/>
                                  <a:pt x="263" y="21992"/>
                                </a:cubicBezTo>
                                <a:cubicBezTo>
                                  <a:pt x="420" y="21624"/>
                                  <a:pt x="683" y="21204"/>
                                  <a:pt x="1050" y="20679"/>
                                </a:cubicBezTo>
                                <a:cubicBezTo>
                                  <a:pt x="1470" y="20207"/>
                                  <a:pt x="1995" y="19577"/>
                                  <a:pt x="2677" y="18947"/>
                                </a:cubicBezTo>
                                <a:cubicBezTo>
                                  <a:pt x="3308" y="18264"/>
                                  <a:pt x="3885" y="17739"/>
                                  <a:pt x="4410" y="17372"/>
                                </a:cubicBezTo>
                                <a:cubicBezTo>
                                  <a:pt x="4883" y="16952"/>
                                  <a:pt x="5355" y="16689"/>
                                  <a:pt x="5723" y="16532"/>
                                </a:cubicBezTo>
                                <a:cubicBezTo>
                                  <a:pt x="6090" y="16374"/>
                                  <a:pt x="6405" y="16321"/>
                                  <a:pt x="6720" y="16374"/>
                                </a:cubicBezTo>
                                <a:cubicBezTo>
                                  <a:pt x="6983" y="16427"/>
                                  <a:pt x="7193" y="16532"/>
                                  <a:pt x="7455" y="16742"/>
                                </a:cubicBezTo>
                                <a:lnTo>
                                  <a:pt x="10868" y="20207"/>
                                </a:lnTo>
                                <a:cubicBezTo>
                                  <a:pt x="10815" y="18474"/>
                                  <a:pt x="10920" y="16899"/>
                                  <a:pt x="11077" y="15377"/>
                                </a:cubicBezTo>
                                <a:cubicBezTo>
                                  <a:pt x="11235" y="13907"/>
                                  <a:pt x="11497" y="12542"/>
                                  <a:pt x="11865" y="11229"/>
                                </a:cubicBezTo>
                                <a:cubicBezTo>
                                  <a:pt x="12285" y="9917"/>
                                  <a:pt x="12810" y="8709"/>
                                  <a:pt x="13545" y="7607"/>
                                </a:cubicBezTo>
                                <a:cubicBezTo>
                                  <a:pt x="14227" y="6504"/>
                                  <a:pt x="15067" y="5402"/>
                                  <a:pt x="16065" y="4404"/>
                                </a:cubicBezTo>
                                <a:cubicBezTo>
                                  <a:pt x="18217" y="2252"/>
                                  <a:pt x="20422" y="887"/>
                                  <a:pt x="22785" y="204"/>
                                </a:cubicBezTo>
                                <a:lnTo>
                                  <a:pt x="297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 name="Shape 1322"/>
                        <wps:cNvSpPr/>
                        <wps:spPr>
                          <a:xfrm>
                            <a:off x="2369974" y="1249145"/>
                            <a:ext cx="5959" cy="12944"/>
                          </a:xfrm>
                          <a:custGeom>
                            <a:avLst/>
                            <a:gdLst/>
                            <a:ahLst/>
                            <a:cxnLst/>
                            <a:rect l="0" t="0" r="0" b="0"/>
                            <a:pathLst>
                              <a:path w="5959" h="12944">
                                <a:moveTo>
                                  <a:pt x="5959" y="0"/>
                                </a:moveTo>
                                <a:lnTo>
                                  <a:pt x="5959" y="12944"/>
                                </a:lnTo>
                                <a:lnTo>
                                  <a:pt x="2467" y="11048"/>
                                </a:lnTo>
                                <a:cubicBezTo>
                                  <a:pt x="840" y="9368"/>
                                  <a:pt x="0" y="7898"/>
                                  <a:pt x="52" y="6585"/>
                                </a:cubicBezTo>
                                <a:cubicBezTo>
                                  <a:pt x="52" y="5273"/>
                                  <a:pt x="997" y="3698"/>
                                  <a:pt x="2835" y="1860"/>
                                </a:cubicBezTo>
                                <a:lnTo>
                                  <a:pt x="59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 name="Shape 1323"/>
                        <wps:cNvSpPr/>
                        <wps:spPr>
                          <a:xfrm>
                            <a:off x="2375933" y="1281613"/>
                            <a:ext cx="23599" cy="64836"/>
                          </a:xfrm>
                          <a:custGeom>
                            <a:avLst/>
                            <a:gdLst/>
                            <a:ahLst/>
                            <a:cxnLst/>
                            <a:rect l="0" t="0" r="0" b="0"/>
                            <a:pathLst>
                              <a:path w="23599" h="64836">
                                <a:moveTo>
                                  <a:pt x="184" y="0"/>
                                </a:moveTo>
                                <a:cubicBezTo>
                                  <a:pt x="2546" y="472"/>
                                  <a:pt x="4961" y="1522"/>
                                  <a:pt x="7324" y="2992"/>
                                </a:cubicBezTo>
                                <a:cubicBezTo>
                                  <a:pt x="9686" y="4515"/>
                                  <a:pt x="11996" y="6352"/>
                                  <a:pt x="14149" y="8557"/>
                                </a:cubicBezTo>
                                <a:cubicBezTo>
                                  <a:pt x="16774" y="11130"/>
                                  <a:pt x="18821" y="13755"/>
                                  <a:pt x="20343" y="16380"/>
                                </a:cubicBezTo>
                                <a:cubicBezTo>
                                  <a:pt x="21866" y="19005"/>
                                  <a:pt x="22811" y="21577"/>
                                  <a:pt x="23231" y="24097"/>
                                </a:cubicBezTo>
                                <a:cubicBezTo>
                                  <a:pt x="23599" y="26617"/>
                                  <a:pt x="23388" y="29084"/>
                                  <a:pt x="22601" y="31447"/>
                                </a:cubicBezTo>
                                <a:cubicBezTo>
                                  <a:pt x="21761" y="33809"/>
                                  <a:pt x="20343" y="36014"/>
                                  <a:pt x="18296" y="38062"/>
                                </a:cubicBezTo>
                                <a:cubicBezTo>
                                  <a:pt x="17456" y="38902"/>
                                  <a:pt x="16616" y="39637"/>
                                  <a:pt x="15723" y="40162"/>
                                </a:cubicBezTo>
                                <a:cubicBezTo>
                                  <a:pt x="14884" y="40687"/>
                                  <a:pt x="13939" y="41159"/>
                                  <a:pt x="12941" y="41474"/>
                                </a:cubicBezTo>
                                <a:cubicBezTo>
                                  <a:pt x="11943" y="41789"/>
                                  <a:pt x="10841" y="42052"/>
                                  <a:pt x="9686" y="42209"/>
                                </a:cubicBezTo>
                                <a:cubicBezTo>
                                  <a:pt x="8531" y="42367"/>
                                  <a:pt x="7271" y="42419"/>
                                  <a:pt x="5906" y="42472"/>
                                </a:cubicBezTo>
                                <a:lnTo>
                                  <a:pt x="19608" y="56174"/>
                                </a:lnTo>
                                <a:cubicBezTo>
                                  <a:pt x="19819" y="56384"/>
                                  <a:pt x="19976" y="56647"/>
                                  <a:pt x="20029" y="56962"/>
                                </a:cubicBezTo>
                                <a:cubicBezTo>
                                  <a:pt x="20081" y="57224"/>
                                  <a:pt x="19976" y="57591"/>
                                  <a:pt x="19766" y="58064"/>
                                </a:cubicBezTo>
                                <a:cubicBezTo>
                                  <a:pt x="19608" y="58484"/>
                                  <a:pt x="19241" y="59009"/>
                                  <a:pt x="18821" y="59587"/>
                                </a:cubicBezTo>
                                <a:cubicBezTo>
                                  <a:pt x="18348" y="60164"/>
                                  <a:pt x="17719" y="60846"/>
                                  <a:pt x="16931" y="61687"/>
                                </a:cubicBezTo>
                                <a:cubicBezTo>
                                  <a:pt x="16091" y="62474"/>
                                  <a:pt x="15409" y="63104"/>
                                  <a:pt x="14831" y="63576"/>
                                </a:cubicBezTo>
                                <a:cubicBezTo>
                                  <a:pt x="14253" y="63996"/>
                                  <a:pt x="13729" y="64364"/>
                                  <a:pt x="13308" y="64522"/>
                                </a:cubicBezTo>
                                <a:cubicBezTo>
                                  <a:pt x="12836" y="64731"/>
                                  <a:pt x="12469" y="64836"/>
                                  <a:pt x="12206" y="64784"/>
                                </a:cubicBezTo>
                                <a:cubicBezTo>
                                  <a:pt x="11891" y="64731"/>
                                  <a:pt x="11629" y="64574"/>
                                  <a:pt x="11419" y="64364"/>
                                </a:cubicBezTo>
                                <a:lnTo>
                                  <a:pt x="0" y="52960"/>
                                </a:lnTo>
                                <a:lnTo>
                                  <a:pt x="0" y="34937"/>
                                </a:lnTo>
                                <a:lnTo>
                                  <a:pt x="5066" y="35017"/>
                                </a:lnTo>
                                <a:cubicBezTo>
                                  <a:pt x="6904" y="34754"/>
                                  <a:pt x="8374" y="34072"/>
                                  <a:pt x="9528" y="32917"/>
                                </a:cubicBezTo>
                                <a:cubicBezTo>
                                  <a:pt x="10579" y="31867"/>
                                  <a:pt x="11209" y="30659"/>
                                  <a:pt x="11419" y="29399"/>
                                </a:cubicBezTo>
                                <a:cubicBezTo>
                                  <a:pt x="11629" y="28087"/>
                                  <a:pt x="11524" y="26775"/>
                                  <a:pt x="11104" y="25409"/>
                                </a:cubicBezTo>
                                <a:cubicBezTo>
                                  <a:pt x="10736" y="24044"/>
                                  <a:pt x="10054" y="22680"/>
                                  <a:pt x="9214" y="21367"/>
                                </a:cubicBezTo>
                                <a:cubicBezTo>
                                  <a:pt x="8321" y="20002"/>
                                  <a:pt x="7324" y="18795"/>
                                  <a:pt x="6221" y="17692"/>
                                </a:cubicBezTo>
                                <a:cubicBezTo>
                                  <a:pt x="4961" y="16432"/>
                                  <a:pt x="3701" y="15330"/>
                                  <a:pt x="2336" y="14385"/>
                                </a:cubicBezTo>
                                <a:lnTo>
                                  <a:pt x="0" y="13155"/>
                                </a:lnTo>
                                <a:lnTo>
                                  <a:pt x="0" y="5"/>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 name="Shape 1324"/>
                        <wps:cNvSpPr/>
                        <wps:spPr>
                          <a:xfrm>
                            <a:off x="2382417" y="1260665"/>
                            <a:ext cx="38062" cy="38114"/>
                          </a:xfrm>
                          <a:custGeom>
                            <a:avLst/>
                            <a:gdLst/>
                            <a:ahLst/>
                            <a:cxnLst/>
                            <a:rect l="0" t="0" r="0" b="0"/>
                            <a:pathLst>
                              <a:path w="38062" h="38114">
                                <a:moveTo>
                                  <a:pt x="7875" y="52"/>
                                </a:moveTo>
                                <a:cubicBezTo>
                                  <a:pt x="8137" y="105"/>
                                  <a:pt x="8400" y="210"/>
                                  <a:pt x="8610" y="420"/>
                                </a:cubicBezTo>
                                <a:lnTo>
                                  <a:pt x="37695" y="29452"/>
                                </a:lnTo>
                                <a:cubicBezTo>
                                  <a:pt x="37905" y="29662"/>
                                  <a:pt x="38009" y="29924"/>
                                  <a:pt x="38062" y="30239"/>
                                </a:cubicBezTo>
                                <a:cubicBezTo>
                                  <a:pt x="38062" y="30554"/>
                                  <a:pt x="38009" y="30869"/>
                                  <a:pt x="37800" y="31289"/>
                                </a:cubicBezTo>
                                <a:cubicBezTo>
                                  <a:pt x="37590" y="31709"/>
                                  <a:pt x="37222" y="32234"/>
                                  <a:pt x="36750" y="32812"/>
                                </a:cubicBezTo>
                                <a:cubicBezTo>
                                  <a:pt x="36330" y="33389"/>
                                  <a:pt x="35647" y="34072"/>
                                  <a:pt x="34860" y="34859"/>
                                </a:cubicBezTo>
                                <a:cubicBezTo>
                                  <a:pt x="34072" y="35699"/>
                                  <a:pt x="33389" y="36329"/>
                                  <a:pt x="32812" y="36802"/>
                                </a:cubicBezTo>
                                <a:cubicBezTo>
                                  <a:pt x="32234" y="37274"/>
                                  <a:pt x="31710" y="37589"/>
                                  <a:pt x="31290" y="37799"/>
                                </a:cubicBezTo>
                                <a:cubicBezTo>
                                  <a:pt x="30869" y="38009"/>
                                  <a:pt x="30502" y="38114"/>
                                  <a:pt x="30240" y="38062"/>
                                </a:cubicBezTo>
                                <a:cubicBezTo>
                                  <a:pt x="29925" y="38009"/>
                                  <a:pt x="29662" y="37904"/>
                                  <a:pt x="29452" y="37694"/>
                                </a:cubicBezTo>
                                <a:lnTo>
                                  <a:pt x="420" y="8662"/>
                                </a:lnTo>
                                <a:cubicBezTo>
                                  <a:pt x="210" y="8452"/>
                                  <a:pt x="52" y="8190"/>
                                  <a:pt x="52" y="7875"/>
                                </a:cubicBezTo>
                                <a:cubicBezTo>
                                  <a:pt x="0" y="7612"/>
                                  <a:pt x="105" y="7245"/>
                                  <a:pt x="262" y="6772"/>
                                </a:cubicBezTo>
                                <a:cubicBezTo>
                                  <a:pt x="472" y="6352"/>
                                  <a:pt x="788" y="5827"/>
                                  <a:pt x="1260" y="5250"/>
                                </a:cubicBezTo>
                                <a:cubicBezTo>
                                  <a:pt x="1732" y="4672"/>
                                  <a:pt x="2362" y="3990"/>
                                  <a:pt x="3150" y="3150"/>
                                </a:cubicBezTo>
                                <a:cubicBezTo>
                                  <a:pt x="3937" y="2362"/>
                                  <a:pt x="4673" y="1732"/>
                                  <a:pt x="5250" y="1260"/>
                                </a:cubicBezTo>
                                <a:cubicBezTo>
                                  <a:pt x="5828" y="840"/>
                                  <a:pt x="6352" y="472"/>
                                  <a:pt x="6772" y="315"/>
                                </a:cubicBezTo>
                                <a:cubicBezTo>
                                  <a:pt x="7193" y="105"/>
                                  <a:pt x="7560" y="0"/>
                                  <a:pt x="7875" y="5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 name="Shape 1325"/>
                        <wps:cNvSpPr/>
                        <wps:spPr>
                          <a:xfrm>
                            <a:off x="2375933" y="1248170"/>
                            <a:ext cx="8269" cy="14332"/>
                          </a:xfrm>
                          <a:custGeom>
                            <a:avLst/>
                            <a:gdLst/>
                            <a:ahLst/>
                            <a:cxnLst/>
                            <a:rect l="0" t="0" r="0" b="0"/>
                            <a:pathLst>
                              <a:path w="8269" h="14332">
                                <a:moveTo>
                                  <a:pt x="1549" y="52"/>
                                </a:moveTo>
                                <a:cubicBezTo>
                                  <a:pt x="2809" y="0"/>
                                  <a:pt x="4226" y="788"/>
                                  <a:pt x="5801" y="2362"/>
                                </a:cubicBezTo>
                                <a:cubicBezTo>
                                  <a:pt x="7481" y="4042"/>
                                  <a:pt x="8269" y="5512"/>
                                  <a:pt x="8216" y="6825"/>
                                </a:cubicBezTo>
                                <a:cubicBezTo>
                                  <a:pt x="8163" y="8137"/>
                                  <a:pt x="7271" y="9712"/>
                                  <a:pt x="5434" y="11497"/>
                                </a:cubicBezTo>
                                <a:cubicBezTo>
                                  <a:pt x="3596" y="13387"/>
                                  <a:pt x="2021" y="14332"/>
                                  <a:pt x="761" y="14332"/>
                                </a:cubicBezTo>
                                <a:lnTo>
                                  <a:pt x="0" y="13919"/>
                                </a:lnTo>
                                <a:lnTo>
                                  <a:pt x="0" y="975"/>
                                </a:lnTo>
                                <a:lnTo>
                                  <a:pt x="1549" y="5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 name="Shape 1326"/>
                        <wps:cNvSpPr/>
                        <wps:spPr>
                          <a:xfrm>
                            <a:off x="2398797" y="1228851"/>
                            <a:ext cx="56200" cy="53444"/>
                          </a:xfrm>
                          <a:custGeom>
                            <a:avLst/>
                            <a:gdLst/>
                            <a:ahLst/>
                            <a:cxnLst/>
                            <a:rect l="0" t="0" r="0" b="0"/>
                            <a:pathLst>
                              <a:path w="56200" h="53444">
                                <a:moveTo>
                                  <a:pt x="27667" y="262"/>
                                </a:moveTo>
                                <a:cubicBezTo>
                                  <a:pt x="29609" y="525"/>
                                  <a:pt x="31552" y="1260"/>
                                  <a:pt x="33389" y="2362"/>
                                </a:cubicBezTo>
                                <a:cubicBezTo>
                                  <a:pt x="35279" y="3517"/>
                                  <a:pt x="37274" y="5145"/>
                                  <a:pt x="39374" y="7245"/>
                                </a:cubicBezTo>
                                <a:lnTo>
                                  <a:pt x="56200" y="24071"/>
                                </a:lnTo>
                                <a:lnTo>
                                  <a:pt x="56200" y="28872"/>
                                </a:lnTo>
                                <a:lnTo>
                                  <a:pt x="54599" y="30607"/>
                                </a:lnTo>
                                <a:cubicBezTo>
                                  <a:pt x="53759" y="31395"/>
                                  <a:pt x="53077" y="32077"/>
                                  <a:pt x="52499" y="32550"/>
                                </a:cubicBezTo>
                                <a:cubicBezTo>
                                  <a:pt x="51922" y="33022"/>
                                  <a:pt x="51396" y="33337"/>
                                  <a:pt x="50977" y="33547"/>
                                </a:cubicBezTo>
                                <a:cubicBezTo>
                                  <a:pt x="50557" y="33757"/>
                                  <a:pt x="50242" y="33810"/>
                                  <a:pt x="49926" y="33810"/>
                                </a:cubicBezTo>
                                <a:cubicBezTo>
                                  <a:pt x="49612" y="33757"/>
                                  <a:pt x="49402" y="33652"/>
                                  <a:pt x="49139" y="33389"/>
                                </a:cubicBezTo>
                                <a:lnTo>
                                  <a:pt x="32549" y="16800"/>
                                </a:lnTo>
                                <a:cubicBezTo>
                                  <a:pt x="31132" y="15382"/>
                                  <a:pt x="29924" y="14385"/>
                                  <a:pt x="28927" y="13807"/>
                                </a:cubicBezTo>
                                <a:cubicBezTo>
                                  <a:pt x="27877" y="13177"/>
                                  <a:pt x="26932" y="12810"/>
                                  <a:pt x="25934" y="12600"/>
                                </a:cubicBezTo>
                                <a:cubicBezTo>
                                  <a:pt x="24989" y="12442"/>
                                  <a:pt x="24044" y="12495"/>
                                  <a:pt x="23099" y="12810"/>
                                </a:cubicBezTo>
                                <a:cubicBezTo>
                                  <a:pt x="22154" y="13072"/>
                                  <a:pt x="21262" y="13650"/>
                                  <a:pt x="20422" y="14490"/>
                                </a:cubicBezTo>
                                <a:cubicBezTo>
                                  <a:pt x="19424" y="15540"/>
                                  <a:pt x="18742" y="16957"/>
                                  <a:pt x="18427" y="18795"/>
                                </a:cubicBezTo>
                                <a:cubicBezTo>
                                  <a:pt x="18112" y="20632"/>
                                  <a:pt x="18112" y="22837"/>
                                  <a:pt x="18427" y="25462"/>
                                </a:cubicBezTo>
                                <a:lnTo>
                                  <a:pt x="37747" y="44782"/>
                                </a:lnTo>
                                <a:cubicBezTo>
                                  <a:pt x="38009" y="44992"/>
                                  <a:pt x="38114" y="45254"/>
                                  <a:pt x="38167" y="45569"/>
                                </a:cubicBezTo>
                                <a:cubicBezTo>
                                  <a:pt x="38167" y="45884"/>
                                  <a:pt x="38114" y="46199"/>
                                  <a:pt x="37904" y="46619"/>
                                </a:cubicBezTo>
                                <a:cubicBezTo>
                                  <a:pt x="37694" y="47092"/>
                                  <a:pt x="37327" y="47564"/>
                                  <a:pt x="36854" y="48142"/>
                                </a:cubicBezTo>
                                <a:cubicBezTo>
                                  <a:pt x="36382" y="48720"/>
                                  <a:pt x="35752" y="49402"/>
                                  <a:pt x="34965" y="50242"/>
                                </a:cubicBezTo>
                                <a:cubicBezTo>
                                  <a:pt x="34177" y="51029"/>
                                  <a:pt x="33494" y="51659"/>
                                  <a:pt x="32917" y="52132"/>
                                </a:cubicBezTo>
                                <a:cubicBezTo>
                                  <a:pt x="32339" y="52604"/>
                                  <a:pt x="31814" y="52919"/>
                                  <a:pt x="31394" y="53129"/>
                                </a:cubicBezTo>
                                <a:cubicBezTo>
                                  <a:pt x="30974" y="53339"/>
                                  <a:pt x="30607" y="53444"/>
                                  <a:pt x="30292" y="53392"/>
                                </a:cubicBezTo>
                                <a:cubicBezTo>
                                  <a:pt x="30030" y="53339"/>
                                  <a:pt x="29767" y="53234"/>
                                  <a:pt x="29557" y="53024"/>
                                </a:cubicBezTo>
                                <a:lnTo>
                                  <a:pt x="472" y="23940"/>
                                </a:lnTo>
                                <a:cubicBezTo>
                                  <a:pt x="210" y="23677"/>
                                  <a:pt x="105" y="23467"/>
                                  <a:pt x="52" y="23205"/>
                                </a:cubicBezTo>
                                <a:cubicBezTo>
                                  <a:pt x="0" y="22890"/>
                                  <a:pt x="52" y="22575"/>
                                  <a:pt x="210" y="22207"/>
                                </a:cubicBezTo>
                                <a:cubicBezTo>
                                  <a:pt x="367" y="21787"/>
                                  <a:pt x="683" y="21367"/>
                                  <a:pt x="1050" y="20842"/>
                                </a:cubicBezTo>
                                <a:cubicBezTo>
                                  <a:pt x="1470" y="20370"/>
                                  <a:pt x="1995" y="19740"/>
                                  <a:pt x="2677" y="19110"/>
                                </a:cubicBezTo>
                                <a:cubicBezTo>
                                  <a:pt x="3360" y="18375"/>
                                  <a:pt x="3990" y="17850"/>
                                  <a:pt x="4462" y="17430"/>
                                </a:cubicBezTo>
                                <a:cubicBezTo>
                                  <a:pt x="4987" y="17062"/>
                                  <a:pt x="5407" y="16747"/>
                                  <a:pt x="5775" y="16642"/>
                                </a:cubicBezTo>
                                <a:cubicBezTo>
                                  <a:pt x="6142" y="16485"/>
                                  <a:pt x="6457" y="16432"/>
                                  <a:pt x="6720" y="16485"/>
                                </a:cubicBezTo>
                                <a:cubicBezTo>
                                  <a:pt x="6982" y="16537"/>
                                  <a:pt x="7245" y="16695"/>
                                  <a:pt x="7455" y="16905"/>
                                </a:cubicBezTo>
                                <a:lnTo>
                                  <a:pt x="10815" y="20265"/>
                                </a:lnTo>
                                <a:cubicBezTo>
                                  <a:pt x="10709" y="16905"/>
                                  <a:pt x="11025" y="13965"/>
                                  <a:pt x="11812" y="11445"/>
                                </a:cubicBezTo>
                                <a:cubicBezTo>
                                  <a:pt x="12600" y="8925"/>
                                  <a:pt x="13912" y="6720"/>
                                  <a:pt x="15697" y="4935"/>
                                </a:cubicBezTo>
                                <a:cubicBezTo>
                                  <a:pt x="17692" y="2940"/>
                                  <a:pt x="19687" y="1627"/>
                                  <a:pt x="21682" y="893"/>
                                </a:cubicBezTo>
                                <a:cubicBezTo>
                                  <a:pt x="23730" y="210"/>
                                  <a:pt x="25724" y="0"/>
                                  <a:pt x="27667" y="26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 name="Shape 1327"/>
                        <wps:cNvSpPr/>
                        <wps:spPr>
                          <a:xfrm>
                            <a:off x="2438381" y="1194804"/>
                            <a:ext cx="16616" cy="45108"/>
                          </a:xfrm>
                          <a:custGeom>
                            <a:avLst/>
                            <a:gdLst/>
                            <a:ahLst/>
                            <a:cxnLst/>
                            <a:rect l="0" t="0" r="0" b="0"/>
                            <a:pathLst>
                              <a:path w="16616" h="45108">
                                <a:moveTo>
                                  <a:pt x="16616" y="0"/>
                                </a:moveTo>
                                <a:lnTo>
                                  <a:pt x="16616" y="12744"/>
                                </a:lnTo>
                                <a:lnTo>
                                  <a:pt x="16590" y="12731"/>
                                </a:lnTo>
                                <a:cubicBezTo>
                                  <a:pt x="14858" y="12731"/>
                                  <a:pt x="13177" y="13519"/>
                                  <a:pt x="11602" y="15147"/>
                                </a:cubicBezTo>
                                <a:cubicBezTo>
                                  <a:pt x="10815" y="15934"/>
                                  <a:pt x="10237" y="16774"/>
                                  <a:pt x="9870" y="17666"/>
                                </a:cubicBezTo>
                                <a:cubicBezTo>
                                  <a:pt x="9555" y="18559"/>
                                  <a:pt x="9397" y="19399"/>
                                  <a:pt x="9450" y="20291"/>
                                </a:cubicBezTo>
                                <a:cubicBezTo>
                                  <a:pt x="9555" y="21131"/>
                                  <a:pt x="9765" y="21971"/>
                                  <a:pt x="10185" y="22811"/>
                                </a:cubicBezTo>
                                <a:cubicBezTo>
                                  <a:pt x="10657" y="23651"/>
                                  <a:pt x="11183" y="24386"/>
                                  <a:pt x="11865" y="25069"/>
                                </a:cubicBezTo>
                                <a:lnTo>
                                  <a:pt x="16616" y="27238"/>
                                </a:lnTo>
                                <a:lnTo>
                                  <a:pt x="16616" y="45108"/>
                                </a:lnTo>
                                <a:lnTo>
                                  <a:pt x="14490" y="41606"/>
                                </a:lnTo>
                                <a:cubicBezTo>
                                  <a:pt x="14070" y="39978"/>
                                  <a:pt x="13860" y="38246"/>
                                  <a:pt x="13965" y="36461"/>
                                </a:cubicBezTo>
                                <a:cubicBezTo>
                                  <a:pt x="12443" y="36461"/>
                                  <a:pt x="10920" y="36146"/>
                                  <a:pt x="9397" y="35569"/>
                                </a:cubicBezTo>
                                <a:cubicBezTo>
                                  <a:pt x="7875" y="34939"/>
                                  <a:pt x="6300" y="33836"/>
                                  <a:pt x="4725" y="32261"/>
                                </a:cubicBezTo>
                                <a:cubicBezTo>
                                  <a:pt x="2992" y="30581"/>
                                  <a:pt x="1785" y="28744"/>
                                  <a:pt x="1050" y="26801"/>
                                </a:cubicBezTo>
                                <a:cubicBezTo>
                                  <a:pt x="315" y="24859"/>
                                  <a:pt x="0" y="22916"/>
                                  <a:pt x="158" y="20921"/>
                                </a:cubicBezTo>
                                <a:cubicBezTo>
                                  <a:pt x="315" y="18927"/>
                                  <a:pt x="840" y="16931"/>
                                  <a:pt x="1837" y="14989"/>
                                </a:cubicBezTo>
                                <a:cubicBezTo>
                                  <a:pt x="2835" y="12994"/>
                                  <a:pt x="4253" y="11156"/>
                                  <a:pt x="6038" y="9372"/>
                                </a:cubicBezTo>
                                <a:cubicBezTo>
                                  <a:pt x="6930" y="8426"/>
                                  <a:pt x="7875" y="7639"/>
                                  <a:pt x="8820" y="6904"/>
                                </a:cubicBezTo>
                                <a:cubicBezTo>
                                  <a:pt x="9765" y="6169"/>
                                  <a:pt x="10657" y="5539"/>
                                  <a:pt x="11602" y="5014"/>
                                </a:cubicBezTo>
                                <a:lnTo>
                                  <a:pt x="166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 name="Shape 1328"/>
                        <wps:cNvSpPr/>
                        <wps:spPr>
                          <a:xfrm>
                            <a:off x="2454997" y="1252922"/>
                            <a:ext cx="1549" cy="4801"/>
                          </a:xfrm>
                          <a:custGeom>
                            <a:avLst/>
                            <a:gdLst/>
                            <a:ahLst/>
                            <a:cxnLst/>
                            <a:rect l="0" t="0" r="0" b="0"/>
                            <a:pathLst>
                              <a:path w="1549" h="4801">
                                <a:moveTo>
                                  <a:pt x="0" y="0"/>
                                </a:moveTo>
                                <a:lnTo>
                                  <a:pt x="1129" y="1129"/>
                                </a:lnTo>
                                <a:cubicBezTo>
                                  <a:pt x="1391" y="1391"/>
                                  <a:pt x="1496" y="1601"/>
                                  <a:pt x="1549" y="1916"/>
                                </a:cubicBezTo>
                                <a:cubicBezTo>
                                  <a:pt x="1549" y="2231"/>
                                  <a:pt x="1496" y="2546"/>
                                  <a:pt x="1286" y="2966"/>
                                </a:cubicBezTo>
                                <a:cubicBezTo>
                                  <a:pt x="1076" y="3386"/>
                                  <a:pt x="761" y="3911"/>
                                  <a:pt x="288" y="4488"/>
                                </a:cubicBezTo>
                                <a:lnTo>
                                  <a:pt x="0" y="48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9" name="Shape 1329"/>
                        <wps:cNvSpPr/>
                        <wps:spPr>
                          <a:xfrm>
                            <a:off x="2454997" y="1190159"/>
                            <a:ext cx="24033" cy="66884"/>
                          </a:xfrm>
                          <a:custGeom>
                            <a:avLst/>
                            <a:gdLst/>
                            <a:ahLst/>
                            <a:cxnLst/>
                            <a:rect l="0" t="0" r="0" b="0"/>
                            <a:pathLst>
                              <a:path w="24033" h="66884">
                                <a:moveTo>
                                  <a:pt x="5854" y="263"/>
                                </a:moveTo>
                                <a:cubicBezTo>
                                  <a:pt x="6536" y="472"/>
                                  <a:pt x="7429" y="1207"/>
                                  <a:pt x="8584" y="2310"/>
                                </a:cubicBezTo>
                                <a:cubicBezTo>
                                  <a:pt x="9634" y="3360"/>
                                  <a:pt x="10263" y="4252"/>
                                  <a:pt x="10526" y="4987"/>
                                </a:cubicBezTo>
                                <a:cubicBezTo>
                                  <a:pt x="10788" y="5722"/>
                                  <a:pt x="10736" y="6300"/>
                                  <a:pt x="10421" y="6615"/>
                                </a:cubicBezTo>
                                <a:lnTo>
                                  <a:pt x="7008" y="10027"/>
                                </a:lnTo>
                                <a:cubicBezTo>
                                  <a:pt x="8006" y="10080"/>
                                  <a:pt x="8898" y="10342"/>
                                  <a:pt x="9791" y="10815"/>
                                </a:cubicBezTo>
                                <a:cubicBezTo>
                                  <a:pt x="10683" y="11235"/>
                                  <a:pt x="11471" y="11865"/>
                                  <a:pt x="12154" y="12547"/>
                                </a:cubicBezTo>
                                <a:cubicBezTo>
                                  <a:pt x="13886" y="14280"/>
                                  <a:pt x="15093" y="16065"/>
                                  <a:pt x="15828" y="17955"/>
                                </a:cubicBezTo>
                                <a:cubicBezTo>
                                  <a:pt x="16616" y="19792"/>
                                  <a:pt x="16878" y="21735"/>
                                  <a:pt x="16721" y="23677"/>
                                </a:cubicBezTo>
                                <a:cubicBezTo>
                                  <a:pt x="16563" y="25672"/>
                                  <a:pt x="15986" y="27615"/>
                                  <a:pt x="14988" y="29557"/>
                                </a:cubicBezTo>
                                <a:cubicBezTo>
                                  <a:pt x="13938" y="31499"/>
                                  <a:pt x="12521" y="33390"/>
                                  <a:pt x="10683" y="35227"/>
                                </a:cubicBezTo>
                                <a:cubicBezTo>
                                  <a:pt x="9791" y="36172"/>
                                  <a:pt x="8741" y="36960"/>
                                  <a:pt x="7691" y="37589"/>
                                </a:cubicBezTo>
                                <a:cubicBezTo>
                                  <a:pt x="6588" y="38167"/>
                                  <a:pt x="5696" y="38587"/>
                                  <a:pt x="4909" y="38744"/>
                                </a:cubicBezTo>
                                <a:cubicBezTo>
                                  <a:pt x="4961" y="39270"/>
                                  <a:pt x="5066" y="39847"/>
                                  <a:pt x="5223" y="40424"/>
                                </a:cubicBezTo>
                                <a:cubicBezTo>
                                  <a:pt x="5433" y="41054"/>
                                  <a:pt x="5748" y="41579"/>
                                  <a:pt x="6221" y="42052"/>
                                </a:cubicBezTo>
                                <a:cubicBezTo>
                                  <a:pt x="6851" y="42682"/>
                                  <a:pt x="7639" y="42944"/>
                                  <a:pt x="8636" y="42787"/>
                                </a:cubicBezTo>
                                <a:cubicBezTo>
                                  <a:pt x="9581" y="42629"/>
                                  <a:pt x="10578" y="42052"/>
                                  <a:pt x="11628" y="41107"/>
                                </a:cubicBezTo>
                                <a:lnTo>
                                  <a:pt x="18978" y="34282"/>
                                </a:lnTo>
                                <a:lnTo>
                                  <a:pt x="24033" y="30582"/>
                                </a:lnTo>
                                <a:lnTo>
                                  <a:pt x="24033" y="41511"/>
                                </a:lnTo>
                                <a:lnTo>
                                  <a:pt x="22601" y="42367"/>
                                </a:lnTo>
                                <a:lnTo>
                                  <a:pt x="16563" y="48037"/>
                                </a:lnTo>
                                <a:cubicBezTo>
                                  <a:pt x="16406" y="48982"/>
                                  <a:pt x="16353" y="49874"/>
                                  <a:pt x="16406" y="50557"/>
                                </a:cubicBezTo>
                                <a:cubicBezTo>
                                  <a:pt x="16458" y="51292"/>
                                  <a:pt x="16563" y="51922"/>
                                  <a:pt x="16668" y="52499"/>
                                </a:cubicBezTo>
                                <a:cubicBezTo>
                                  <a:pt x="16826" y="53024"/>
                                  <a:pt x="17036" y="53497"/>
                                  <a:pt x="17298" y="53917"/>
                                </a:cubicBezTo>
                                <a:cubicBezTo>
                                  <a:pt x="17561" y="54284"/>
                                  <a:pt x="17876" y="54652"/>
                                  <a:pt x="18191" y="55019"/>
                                </a:cubicBezTo>
                                <a:cubicBezTo>
                                  <a:pt x="19293" y="56122"/>
                                  <a:pt x="20658" y="56384"/>
                                  <a:pt x="22338" y="55859"/>
                                </a:cubicBezTo>
                                <a:lnTo>
                                  <a:pt x="24033" y="54681"/>
                                </a:lnTo>
                                <a:lnTo>
                                  <a:pt x="24033" y="64751"/>
                                </a:lnTo>
                                <a:lnTo>
                                  <a:pt x="20238" y="66464"/>
                                </a:lnTo>
                                <a:cubicBezTo>
                                  <a:pt x="18401" y="66884"/>
                                  <a:pt x="16773" y="66832"/>
                                  <a:pt x="15251" y="66412"/>
                                </a:cubicBezTo>
                                <a:cubicBezTo>
                                  <a:pt x="13781" y="65939"/>
                                  <a:pt x="12468" y="65152"/>
                                  <a:pt x="11313" y="63997"/>
                                </a:cubicBezTo>
                                <a:cubicBezTo>
                                  <a:pt x="10631" y="63262"/>
                                  <a:pt x="10001" y="62474"/>
                                  <a:pt x="9528" y="61634"/>
                                </a:cubicBezTo>
                                <a:cubicBezTo>
                                  <a:pt x="9056" y="60794"/>
                                  <a:pt x="8741" y="59902"/>
                                  <a:pt x="8479" y="58957"/>
                                </a:cubicBezTo>
                                <a:cubicBezTo>
                                  <a:pt x="8268" y="58012"/>
                                  <a:pt x="8111" y="57014"/>
                                  <a:pt x="8111" y="55912"/>
                                </a:cubicBezTo>
                                <a:cubicBezTo>
                                  <a:pt x="8058" y="54862"/>
                                  <a:pt x="8163" y="53759"/>
                                  <a:pt x="8321" y="52552"/>
                                </a:cubicBezTo>
                                <a:cubicBezTo>
                                  <a:pt x="6903" y="53024"/>
                                  <a:pt x="5486" y="53024"/>
                                  <a:pt x="4121" y="52709"/>
                                </a:cubicBezTo>
                                <a:cubicBezTo>
                                  <a:pt x="2756" y="52342"/>
                                  <a:pt x="1549" y="51659"/>
                                  <a:pt x="551" y="50662"/>
                                </a:cubicBezTo>
                                <a:lnTo>
                                  <a:pt x="0" y="49754"/>
                                </a:lnTo>
                                <a:lnTo>
                                  <a:pt x="0" y="31884"/>
                                </a:lnTo>
                                <a:lnTo>
                                  <a:pt x="79" y="31920"/>
                                </a:lnTo>
                                <a:cubicBezTo>
                                  <a:pt x="1758" y="31867"/>
                                  <a:pt x="3439" y="31132"/>
                                  <a:pt x="4961" y="29557"/>
                                </a:cubicBezTo>
                                <a:cubicBezTo>
                                  <a:pt x="5801" y="28717"/>
                                  <a:pt x="6378" y="27877"/>
                                  <a:pt x="6746" y="27037"/>
                                </a:cubicBezTo>
                                <a:cubicBezTo>
                                  <a:pt x="7061" y="26145"/>
                                  <a:pt x="7219" y="25305"/>
                                  <a:pt x="7166" y="24412"/>
                                </a:cubicBezTo>
                                <a:cubicBezTo>
                                  <a:pt x="7114" y="23572"/>
                                  <a:pt x="6903" y="22732"/>
                                  <a:pt x="6483" y="21945"/>
                                </a:cubicBezTo>
                                <a:cubicBezTo>
                                  <a:pt x="6116" y="21105"/>
                                  <a:pt x="5591" y="20370"/>
                                  <a:pt x="4909" y="19740"/>
                                </a:cubicBezTo>
                                <a:lnTo>
                                  <a:pt x="0" y="17390"/>
                                </a:lnTo>
                                <a:lnTo>
                                  <a:pt x="0" y="4646"/>
                                </a:lnTo>
                                <a:lnTo>
                                  <a:pt x="4226" y="420"/>
                                </a:lnTo>
                                <a:cubicBezTo>
                                  <a:pt x="4594" y="53"/>
                                  <a:pt x="5118" y="0"/>
                                  <a:pt x="5854" y="26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 name="Shape 1330"/>
                        <wps:cNvSpPr/>
                        <wps:spPr>
                          <a:xfrm>
                            <a:off x="2479030" y="1219033"/>
                            <a:ext cx="17782" cy="35877"/>
                          </a:xfrm>
                          <a:custGeom>
                            <a:avLst/>
                            <a:gdLst/>
                            <a:ahLst/>
                            <a:cxnLst/>
                            <a:rect l="0" t="0" r="0" b="0"/>
                            <a:pathLst>
                              <a:path w="17782" h="35877">
                                <a:moveTo>
                                  <a:pt x="5025" y="158"/>
                                </a:moveTo>
                                <a:cubicBezTo>
                                  <a:pt x="6600" y="0"/>
                                  <a:pt x="8175" y="158"/>
                                  <a:pt x="9645" y="735"/>
                                </a:cubicBezTo>
                                <a:cubicBezTo>
                                  <a:pt x="11168" y="1313"/>
                                  <a:pt x="12533" y="2205"/>
                                  <a:pt x="13845" y="3517"/>
                                </a:cubicBezTo>
                                <a:cubicBezTo>
                                  <a:pt x="15263" y="4987"/>
                                  <a:pt x="16313" y="6615"/>
                                  <a:pt x="16942" y="8557"/>
                                </a:cubicBezTo>
                                <a:cubicBezTo>
                                  <a:pt x="17625" y="10447"/>
                                  <a:pt x="17782" y="12495"/>
                                  <a:pt x="17415" y="14700"/>
                                </a:cubicBezTo>
                                <a:cubicBezTo>
                                  <a:pt x="17100" y="16905"/>
                                  <a:pt x="16260" y="19215"/>
                                  <a:pt x="14895" y="21630"/>
                                </a:cubicBezTo>
                                <a:cubicBezTo>
                                  <a:pt x="13530" y="24097"/>
                                  <a:pt x="11588" y="26617"/>
                                  <a:pt x="9068" y="29137"/>
                                </a:cubicBezTo>
                                <a:cubicBezTo>
                                  <a:pt x="6600" y="31605"/>
                                  <a:pt x="4290" y="33547"/>
                                  <a:pt x="2138" y="34912"/>
                                </a:cubicBezTo>
                                <a:lnTo>
                                  <a:pt x="0" y="35877"/>
                                </a:lnTo>
                                <a:lnTo>
                                  <a:pt x="0" y="25806"/>
                                </a:lnTo>
                                <a:lnTo>
                                  <a:pt x="3818" y="23152"/>
                                </a:lnTo>
                                <a:cubicBezTo>
                                  <a:pt x="5025" y="21945"/>
                                  <a:pt x="5970" y="20737"/>
                                  <a:pt x="6548" y="19635"/>
                                </a:cubicBezTo>
                                <a:cubicBezTo>
                                  <a:pt x="7177" y="18585"/>
                                  <a:pt x="7493" y="17535"/>
                                  <a:pt x="7598" y="16590"/>
                                </a:cubicBezTo>
                                <a:cubicBezTo>
                                  <a:pt x="7703" y="15697"/>
                                  <a:pt x="7650" y="14857"/>
                                  <a:pt x="7335" y="14122"/>
                                </a:cubicBezTo>
                                <a:cubicBezTo>
                                  <a:pt x="7073" y="13387"/>
                                  <a:pt x="6600" y="12758"/>
                                  <a:pt x="6075" y="12180"/>
                                </a:cubicBezTo>
                                <a:cubicBezTo>
                                  <a:pt x="5078" y="11182"/>
                                  <a:pt x="3923" y="10815"/>
                                  <a:pt x="2610" y="11077"/>
                                </a:cubicBezTo>
                                <a:lnTo>
                                  <a:pt x="0" y="12637"/>
                                </a:lnTo>
                                <a:lnTo>
                                  <a:pt x="0" y="1707"/>
                                </a:lnTo>
                                <a:lnTo>
                                  <a:pt x="38" y="1680"/>
                                </a:lnTo>
                                <a:cubicBezTo>
                                  <a:pt x="1770" y="788"/>
                                  <a:pt x="3397" y="263"/>
                                  <a:pt x="5025" y="15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 name="Rectangle 1331"/>
                        <wps:cNvSpPr/>
                        <wps:spPr>
                          <a:xfrm>
                            <a:off x="2225076" y="1722565"/>
                            <a:ext cx="790721" cy="128186"/>
                          </a:xfrm>
                          <a:prstGeom prst="rect">
                            <a:avLst/>
                          </a:prstGeom>
                          <a:ln>
                            <a:noFill/>
                          </a:ln>
                        </wps:spPr>
                        <wps:txbx>
                          <w:txbxContent>
                            <w:p w14:paraId="446FE5F5" w14:textId="77777777" w:rsidR="008D08FB" w:rsidRDefault="008D08FB">
                              <w:pPr>
                                <w:spacing w:after="160" w:line="259" w:lineRule="auto"/>
                                <w:ind w:left="0" w:firstLine="0"/>
                                <w:jc w:val="left"/>
                              </w:pPr>
                              <w:r>
                                <w:rPr>
                                  <w:rFonts w:ascii="Calibri" w:eastAsia="Calibri" w:hAnsi="Calibri" w:cs="Calibri"/>
                                  <w:b/>
                                  <w:sz w:val="15"/>
                                </w:rPr>
                                <w:t>Correct Scoring</w:t>
                              </w:r>
                            </w:p>
                          </w:txbxContent>
                        </wps:txbx>
                        <wps:bodyPr horzOverflow="overflow" vert="horz" lIns="0" tIns="0" rIns="0" bIns="0" rtlCol="0">
                          <a:noAutofit/>
                        </wps:bodyPr>
                      </wps:wsp>
                      <wps:wsp>
                        <wps:cNvPr id="1332" name="Shape 1332"/>
                        <wps:cNvSpPr/>
                        <wps:spPr>
                          <a:xfrm>
                            <a:off x="0" y="0"/>
                            <a:ext cx="4968111" cy="2285608"/>
                          </a:xfrm>
                          <a:custGeom>
                            <a:avLst/>
                            <a:gdLst/>
                            <a:ahLst/>
                            <a:cxnLst/>
                            <a:rect l="0" t="0" r="0" b="0"/>
                            <a:pathLst>
                              <a:path w="4968111" h="2285608">
                                <a:moveTo>
                                  <a:pt x="0" y="380935"/>
                                </a:moveTo>
                                <a:cubicBezTo>
                                  <a:pt x="0" y="170570"/>
                                  <a:pt x="170554" y="0"/>
                                  <a:pt x="380945" y="0"/>
                                </a:cubicBezTo>
                                <a:lnTo>
                                  <a:pt x="4587176" y="0"/>
                                </a:lnTo>
                                <a:cubicBezTo>
                                  <a:pt x="4797541" y="0"/>
                                  <a:pt x="4968111" y="170570"/>
                                  <a:pt x="4968111" y="380935"/>
                                </a:cubicBezTo>
                                <a:lnTo>
                                  <a:pt x="4968111" y="1904674"/>
                                </a:lnTo>
                                <a:cubicBezTo>
                                  <a:pt x="4968111" y="2115038"/>
                                  <a:pt x="4797541" y="2285608"/>
                                  <a:pt x="4587176" y="2285608"/>
                                </a:cubicBezTo>
                                <a:lnTo>
                                  <a:pt x="380945" y="2285608"/>
                                </a:lnTo>
                                <a:cubicBezTo>
                                  <a:pt x="170554" y="2285608"/>
                                  <a:pt x="0" y="2115038"/>
                                  <a:pt x="0" y="1904674"/>
                                </a:cubicBezTo>
                                <a:close/>
                              </a:path>
                            </a:pathLst>
                          </a:custGeom>
                          <a:ln w="157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B3E0F1" id="Group 26637" o:spid="_x0000_s1143" style="width:391.2pt;height:179.95pt;mso-position-horizontal-relative:char;mso-position-vertical-relative:line" coordsize="49681,2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">
                <v:shape id="Shape 1181" o:spid="_x0000_s1144" style="position:absolute;left:3146;top:4526;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" path="m38115,l582427,v21052,,38114,17062,38114,38114l620541,190572v,21052,-17062,38115,-38114,38115l38115,228687c17062,228687,,211624,,190572l,38114c,17062,17062,,38115,xe" fillcolor="#00b050" stroked="f" strokeweight="0">
                  <v:stroke miterlimit="83231f" joinstyle="miter"/>
                  <v:path arrowok="t" textboxrect="0,0,620541,228687"/>
                </v:shape>
                <v:shape id="Shape 1182" o:spid="_x0000_s1145" style="position:absolute;left:3146;top:4526;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" path="m,38114c,17062,17062,,38115,l582427,v21052,,38114,17062,38114,38114l620541,190572v,21052,-17062,38115,-38114,38115l38115,228687c17062,228687,,211624,,190572l,38114xe" filled="f" strokecolor="#41719c" strokeweight=".14mm">
                  <v:stroke miterlimit="83231f" joinstyle="miter"/>
                  <v:path arrowok="t" textboxrect="0,0,620541,228687"/>
                </v:shape>
                <v:rect id="Rectangle 1183" o:spid="_x0000_s1146" style="position:absolute;left:3670;top:5235;width:303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14:paraId="2CEE3B60"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184" o:spid="_x0000_s1147" style="position:absolute;left:5951;top:5235;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2B0F2E7C"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185" o:spid="_x0000_s1148" style="position:absolute;left:6272;top:5235;width:340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72429300"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186" o:spid="_x0000_s1149" style="position:absolute;left:3146;top:7033;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" path="m38115,l582427,v21052,,38114,17062,38114,38115l620541,190572v,21052,-17062,38115,-38114,38115l38115,228687c17062,228687,,211624,,190572l,38115c,17062,17062,,38115,xe" fillcolor="red" stroked="f" strokeweight="0">
                  <v:stroke miterlimit="83231f" joinstyle="miter"/>
                  <v:path arrowok="t" textboxrect="0,0,620541,228687"/>
                </v:shape>
                <v:shape id="Shape 1187" o:spid="_x0000_s1150" style="position:absolute;left:3146;top:7033;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" path="m,38115c,17062,17062,,38115,l582427,v21052,,38114,17062,38114,38115l620541,190572v,21052,-17062,38115,-38114,38115l38115,228687c17062,228687,,211624,,190572l,38115xe" filled="f" strokecolor="#41719c" strokeweight=".14mm">
                  <v:stroke miterlimit="83231f" joinstyle="miter"/>
                  <v:path arrowok="t" textboxrect="0,0,620541,228687"/>
                </v:shape>
                <v:rect id="Rectangle 1188" o:spid="_x0000_s1151" style="position:absolute;left:4937;top:7744;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66385792"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189" o:spid="_x0000_s1152" style="position:absolute;left:3146;top:2019;width:6206;height:2286;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" path="m38115,l582427,v21052,,38114,17062,38114,38115l620541,190572v,21053,-17062,38115,-38114,38115l38115,228687c17062,228687,,211625,,190572l,38115c,17062,17062,,38115,xe" fillcolor="#ffd966" stroked="f" strokeweight="0">
                  <v:stroke miterlimit="83231f" joinstyle="miter"/>
                  <v:path arrowok="t" textboxrect="0,0,620541,228687"/>
                </v:shape>
                <v:shape id="Shape 1190" o:spid="_x0000_s1153" style="position:absolute;left:3146;top:2019;width:6206;height:2286;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" path="m,38115c,17062,17062,,38115,l582427,v21052,,38114,17062,38114,38115l620541,190572v,21053,-17062,38115,-38114,38115l38115,228687c17062,228687,,211625,,190572l,38115xe" filled="f" strokecolor="#41719c" strokeweight=".14mm">
                  <v:stroke miterlimit="83231f" joinstyle="miter"/>
                  <v:path arrowok="t" textboxrect="0,0,620541,228687"/>
                </v:shape>
                <v:rect id="Rectangle 1191" o:spid="_x0000_s1154" style="position:absolute;left:4937;top:2726;width:3495;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667435A5"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192" o:spid="_x0000_s1155" style="position:absolute;left:3146;top:9541;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" path="m38115,l582427,v21052,,38114,17062,38114,38115l620541,190572v,21052,-17062,38115,-38114,38115l38115,228687c17062,228687,,211624,,190572l,38115c,17062,17062,,38115,xe" fillcolor="red" stroked="f" strokeweight="0">
                  <v:stroke miterlimit="83231f" joinstyle="miter"/>
                  <v:path arrowok="t" textboxrect="0,0,620541,228687"/>
                </v:shape>
                <v:shape id="Shape 1193" o:spid="_x0000_s1156" style="position:absolute;left:3146;top:9541;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" path="m,38115c,17062,17062,,38115,l582427,v21052,,38114,17062,38114,38115l620541,190572v,21052,-17062,38115,-38114,38115l38115,228687c17062,228687,,211624,,190572l,38115xe" filled="f" strokecolor="#41719c" strokeweight=".14mm">
                  <v:stroke miterlimit="83231f" joinstyle="miter"/>
                  <v:path arrowok="t" textboxrect="0,0,620541,228687"/>
                </v:shape>
                <v:rect id="Rectangle 1194" o:spid="_x0000_s1157" style="position:absolute;left:3670;top:10252;width:303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53ED83B9"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195" o:spid="_x0000_s1158" style="position:absolute;left:5951;top:10252;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7BD95421"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196" o:spid="_x0000_s1159" style="position:absolute;left:6272;top:10252;width:340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77C74090"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197" o:spid="_x0000_s1160" style="position:absolute;left:9541;top:4526;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" path="m38114,l582427,v21052,,38114,17062,38114,38114l620541,190572v,21052,-17062,38115,-38114,38115l38114,228687c17062,228687,,211624,,190572l,38114c,17062,17062,,38114,xe" fillcolor="#75b000" stroked="f" strokeweight="0">
                  <v:stroke miterlimit="83231f" joinstyle="miter"/>
                  <v:path arrowok="t" textboxrect="0,0,620541,228687"/>
                </v:shape>
                <v:shape id="Shape 1198" o:spid="_x0000_s1161" style="position:absolute;left:9541;top:4526;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" path="m,38114c,17062,17062,,38114,l582427,v21052,,38114,17062,38114,38114l620541,190572v,21052,-17062,38115,-38114,38115l38114,228687c17062,228687,,211624,,190572l,38114xe" filled="f" strokecolor="#41719c" strokeweight=".14mm">
                  <v:stroke miterlimit="83231f" joinstyle="miter"/>
                  <v:path arrowok="t" textboxrect="0,0,620541,228687"/>
                </v:shape>
                <v:rect id="Rectangle 1199" o:spid="_x0000_s1162" style="position:absolute;left:10064;top:5235;width:303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7AB92765"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00" o:spid="_x0000_s1163" style="position:absolute;left:12344;top:5235;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45CF50D6"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01" o:spid="_x0000_s1164" style="position:absolute;left:12665;top:5235;width:340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31240C36"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02" o:spid="_x0000_s1165" style="position:absolute;left:9541;top:7033;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" path="m38114,l582427,v21052,,38114,17062,38114,38115l620541,190572v,21052,-17062,38115,-38114,38115l38114,228687c17062,228687,,211624,,190572l,38115c,17062,17062,,38114,xe" fillcolor="red" stroked="f" strokeweight="0">
                  <v:stroke miterlimit="83231f" joinstyle="miter"/>
                  <v:path arrowok="t" textboxrect="0,0,620541,228687"/>
                </v:shape>
                <v:shape id="Shape 1203" o:spid="_x0000_s1166" style="position:absolute;left:9541;top:7033;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" path="m,38115c,17062,17062,,38114,l582427,v21052,,38114,17062,38114,38115l620541,190572v,21052,-17062,38115,-38114,38115l38114,228687c17062,228687,,211624,,190572l,38115xe" filled="f" strokecolor="#41719c" strokeweight=".14mm">
                  <v:stroke miterlimit="83231f" joinstyle="miter"/>
                  <v:path arrowok="t" textboxrect="0,0,620541,228687"/>
                </v:shape>
                <v:rect id="Rectangle 1204" o:spid="_x0000_s1167" style="position:absolute;left:11330;top:7744;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3064D8D0"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05" o:spid="_x0000_s1168" style="position:absolute;left:9541;top:2019;width:6205;height:2286;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" path="m38114,l582427,v21052,,38114,17062,38114,38115l620541,190572v,21053,-17062,38115,-38114,38115l38114,228687c17062,228687,,211625,,190572l,38115c,17062,17062,,38114,xe" fillcolor="#ffd966" stroked="f" strokeweight="0">
                  <v:stroke miterlimit="83231f" joinstyle="miter"/>
                  <v:path arrowok="t" textboxrect="0,0,620541,228687"/>
                </v:shape>
                <v:shape id="Shape 1206" o:spid="_x0000_s1169" style="position:absolute;left:9541;top:2019;width:6205;height:2286;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" path="m,38115c,17062,17062,,38114,l582427,v21052,,38114,17062,38114,38115l620541,190572v,21053,-17062,38115,-38114,38115l38114,228687c17062,228687,,211625,,190572l,38115xe" filled="f" strokecolor="#41719c" strokeweight=".14mm">
                  <v:stroke miterlimit="83231f" joinstyle="miter"/>
                  <v:path arrowok="t" textboxrect="0,0,620541,228687"/>
                </v:shape>
                <v:rect id="Rectangle 1207" o:spid="_x0000_s1170" style="position:absolute;left:10064;top:2726;width:3037;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192AFBE2"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08" o:spid="_x0000_s1171" style="position:absolute;left:12344;top:2726;width:428;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299E888C"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09" o:spid="_x0000_s1172" style="position:absolute;left:12665;top:2726;width:3401;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2BA51262"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10" o:spid="_x0000_s1173" style="position:absolute;left:9541;top:9541;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" path="m38114,l582427,v21052,,38114,17062,38114,38115l620541,190572v,21052,-17062,38115,-38114,38115l38114,228687c17062,228687,,211624,,190572l,38115c,17062,17062,,38114,xe" fillcolor="red" stroked="f" strokeweight="0">
                  <v:stroke miterlimit="83231f" joinstyle="miter"/>
                  <v:path arrowok="t" textboxrect="0,0,620541,228687"/>
                </v:shape>
                <v:shape id="Shape 1211" o:spid="_x0000_s1174" style="position:absolute;left:9541;top:9541;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" path="m,38115c,17062,17062,,38114,l582427,v21052,,38114,17062,38114,38115l620541,190572v,21052,-17062,38115,-38114,38115l38114,228687c17062,228687,,211624,,190572l,38115xe" filled="f" strokecolor="#41719c" strokeweight=".14mm">
                  <v:stroke miterlimit="83231f" joinstyle="miter"/>
                  <v:path arrowok="t" textboxrect="0,0,620541,228687"/>
                </v:shape>
                <v:rect id="Rectangle 1212" o:spid="_x0000_s1175" style="position:absolute;left:11330;top:10252;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17D03077"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13" o:spid="_x0000_s1176" style="position:absolute;left:15929;top:4526;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" path="m38114,l582427,v21052,,38114,17062,38114,38114l620541,190572v,21052,-17062,38115,-38114,38115l38114,228687c17062,228687,,211624,,190572l,38114c,17062,17062,,38114,xe" fillcolor="#ffd966" stroked="f" strokeweight="0">
                  <v:stroke miterlimit="83231f" joinstyle="miter"/>
                  <v:path arrowok="t" textboxrect="0,0,620541,228687"/>
                </v:shape>
                <v:shape id="Shape 1214" o:spid="_x0000_s1177" style="position:absolute;left:15929;top:4526;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" path="m,38114c,17062,17062,,38114,l582427,v21052,,38114,17062,38114,38114l620541,190572v,21052,-17062,38115,-38114,38115l38114,228687c17062,228687,,211624,,190572l,38114xe" filled="f" strokecolor="#41719c" strokeweight=".14mm">
                  <v:stroke miterlimit="83231f" joinstyle="miter"/>
                  <v:path arrowok="t" textboxrect="0,0,620541,228687"/>
                </v:shape>
                <v:rect id="Rectangle 1215" o:spid="_x0000_s1178" style="position:absolute;left:16455;top:5235;width:303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325814CF"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16" o:spid="_x0000_s1179" style="position:absolute;left:18736;top:5235;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73CDED4A"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17" o:spid="_x0000_s1180" style="position:absolute;left:19057;top:5235;width:340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4C3920E1"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18" o:spid="_x0000_s1181" style="position:absolute;left:15929;top:7033;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" path="m38114,l582427,v21052,,38114,17062,38114,38115l620541,190572v,21052,-17062,38115,-38114,38115l38114,228687c17062,228687,,211624,,190572l,38115c,17062,17062,,38114,xe" fillcolor="red" stroked="f" strokeweight="0">
                  <v:stroke miterlimit="83231f" joinstyle="miter"/>
                  <v:path arrowok="t" textboxrect="0,0,620541,228687"/>
                </v:shape>
                <v:shape id="Shape 1219" o:spid="_x0000_s1182" style="position:absolute;left:15929;top:7033;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" path="m,38115c,17062,17062,,38114,l582427,v21052,,38114,17062,38114,38115l620541,190572v,21052,-17062,38115,-38114,38115l38114,228687c17062,228687,,211624,,190572l,38115xe" filled="f" strokecolor="#41719c" strokeweight=".14mm">
                  <v:stroke miterlimit="83231f" joinstyle="miter"/>
                  <v:path arrowok="t" textboxrect="0,0,620541,228687"/>
                </v:shape>
                <v:rect id="Rectangle 1220" o:spid="_x0000_s1183" style="position:absolute;left:16455;top:7744;width:303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4A7267E9"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21" o:spid="_x0000_s1184" style="position:absolute;left:18736;top:7744;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56BFCA96"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22" o:spid="_x0000_s1185" style="position:absolute;left:19057;top:7744;width:340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2288B0BF"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23" o:spid="_x0000_s1186" style="position:absolute;left:15929;top:2019;width:6205;height:2286;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" path="m38114,l582427,v21052,,38114,17062,38114,38115l620541,190572v,21053,-17062,38115,-38114,38115l38114,228687c17062,228687,,211625,,190572l,38115c,17062,17062,,38114,xe" fillcolor="#009242" stroked="f" strokeweight="0">
                  <v:stroke miterlimit="83231f" joinstyle="miter"/>
                  <v:path arrowok="t" textboxrect="0,0,620541,228687"/>
                </v:shape>
                <v:shape id="Shape 1224" o:spid="_x0000_s1187" style="position:absolute;left:15929;top:2019;width:6205;height:2286;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" path="m,38115c,17062,17062,,38114,l582427,v21052,,38114,17062,38114,38115l620541,190572v,21053,-17062,38115,-38114,38115l38114,228687c17062,228687,,211625,,190572l,38115xe" filled="f" strokecolor="#41719c" strokeweight=".14mm">
                  <v:stroke miterlimit="83231f" joinstyle="miter"/>
                  <v:path arrowok="t" textboxrect="0,0,620541,228687"/>
                </v:shape>
                <v:rect id="Rectangle 1225" o:spid="_x0000_s1188" style="position:absolute;left:17722;top:2726;width:3495;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77C08EDA"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26" o:spid="_x0000_s1189" style="position:absolute;left:15929;top:9541;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" path="m38114,l582427,v21052,,38114,17062,38114,38115l620541,190572v,21052,-17062,38115,-38114,38115l38114,228687c17062,228687,,211624,,190572l,38115c,17062,17062,,38114,xe" fillcolor="red" stroked="f" strokeweight="0">
                  <v:stroke miterlimit="83231f" joinstyle="miter"/>
                  <v:path arrowok="t" textboxrect="0,0,620541,228687"/>
                </v:shape>
                <v:shape id="Shape 1227" o:spid="_x0000_s1190" style="position:absolute;left:15929;top:9541;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" path="m,38115c,17062,17062,,38114,l582427,v21052,,38114,17062,38114,38115l620541,190572v,21052,-17062,38115,-38114,38115l38114,228687c17062,228687,,211624,,190572l,38115xe" filled="f" strokecolor="#41719c" strokeweight=".14mm">
                  <v:stroke miterlimit="83231f" joinstyle="miter"/>
                  <v:path arrowok="t" textboxrect="0,0,620541,228687"/>
                </v:shape>
                <v:rect id="Rectangle 1228" o:spid="_x0000_s1191" style="position:absolute;left:17722;top:10252;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62853E86"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29" o:spid="_x0000_s1192" style="position:absolute;left:27987;top:4526;width:6205;height:2287;visibility:visible;mso-wrap-style:square;v-text-anchor:top" coordsize="620542,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" path="m38115,l582427,v21052,,38115,17062,38115,38114l620542,190572v,21052,-17063,38115,-38115,38115l38115,228687c17062,228687,,211624,,190572l,38114c,17062,17062,,38115,xe" fillcolor="#ffd966" stroked="f" strokeweight="0">
                  <v:stroke miterlimit="83231f" joinstyle="miter"/>
                  <v:path arrowok="t" textboxrect="0,0,620542,228687"/>
                </v:shape>
                <v:shape id="Shape 1230" o:spid="_x0000_s1193" style="position:absolute;left:27987;top:4526;width:6205;height:2287;visibility:visible;mso-wrap-style:square;v-text-anchor:top" coordsize="620542,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" path="m,38114c,17062,17062,,38115,l582427,v21052,,38115,17062,38115,38114l620542,190572v,21052,-17063,38115,-38115,38115l38115,228687c17062,228687,,211624,,190572l,38114xe" filled="f" strokecolor="#41719c" strokeweight=".14mm">
                  <v:stroke miterlimit="83231f" joinstyle="miter"/>
                  <v:path arrowok="t" textboxrect="0,0,620542,228687"/>
                </v:shape>
                <v:rect id="Rectangle 1231" o:spid="_x0000_s1194" style="position:absolute;left:29780;top:5235;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592751F0"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32" o:spid="_x0000_s1195" style="position:absolute;left:27987;top:7033;width:6205;height:2287;visibility:visible;mso-wrap-style:square;v-text-anchor:top" coordsize="620542,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" path="m38115,l582427,v21052,,38115,17062,38115,38115l620542,190572v,21052,-17063,38115,-38115,38115l38115,228687c17062,228687,,211624,,190572l,38115c,17062,17062,,38115,xe" fillcolor="red" stroked="f" strokeweight="0">
                  <v:stroke miterlimit="83231f" joinstyle="miter"/>
                  <v:path arrowok="t" textboxrect="0,0,620542,228687"/>
                </v:shape>
                <v:shape id="Shape 1233" o:spid="_x0000_s1196" style="position:absolute;left:27987;top:7033;width:6205;height:2287;visibility:visible;mso-wrap-style:square;v-text-anchor:top" coordsize="620542,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" path="m,38115c,17062,17062,,38115,l582427,v21052,,38115,17062,38115,38115l620542,190572v,21052,-17063,38115,-38115,38115l38115,228687c17062,228687,,211624,,190572l,38115xe" filled="f" strokecolor="#41719c" strokeweight=".14mm">
                  <v:stroke miterlimit="83231f" joinstyle="miter"/>
                  <v:path arrowok="t" textboxrect="0,0,620542,228687"/>
                </v:shape>
                <v:rect id="Rectangle 1234" o:spid="_x0000_s1197" style="position:absolute;left:29780;top:7744;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32DFA8AB"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35" o:spid="_x0000_s1198" style="position:absolute;left:27987;top:2019;width:6205;height:2286;visibility:visible;mso-wrap-style:square;v-text-anchor:top" coordsize="620542,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" path="m38115,l582427,v21052,,38115,17062,38115,38115l620542,190572v,21053,-17063,38115,-38115,38115l38115,228687c17062,228687,,211625,,190572l,38115c,17062,17062,,38115,xe" fillcolor="#00b050" stroked="f" strokeweight="0">
                  <v:stroke miterlimit="83231f" joinstyle="miter"/>
                  <v:path arrowok="t" textboxrect="0,0,620542,228687"/>
                </v:shape>
                <v:shape id="Shape 1236" o:spid="_x0000_s1199" style="position:absolute;left:27987;top:2019;width:6205;height:2286;visibility:visible;mso-wrap-style:square;v-text-anchor:top" coordsize="620542,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" path="m,38115c,17062,17062,,38115,l582427,v21052,,38115,17062,38115,38115l620542,190572v,21053,-17063,38115,-38115,38115l38115,228687c17062,228687,,211625,,190572l,38115xe" filled="f" strokecolor="#41719c" strokeweight=".14mm">
                  <v:stroke miterlimit="83231f" joinstyle="miter"/>
                  <v:path arrowok="t" textboxrect="0,0,620542,228687"/>
                </v:shape>
                <v:rect id="Rectangle 1237" o:spid="_x0000_s1200" style="position:absolute;left:28513;top:2726;width:3038;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1762A4EE"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38" o:spid="_x0000_s1201" style="position:absolute;left:30794;top:2726;width:428;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358D308F"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39" o:spid="_x0000_s1202" style="position:absolute;left:31115;top:2726;width:3401;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230F4D9A"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40" o:spid="_x0000_s1203" style="position:absolute;left:27987;top:9541;width:6205;height:2287;visibility:visible;mso-wrap-style:square;v-text-anchor:top" coordsize="620542,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" path="m38115,l582427,v21052,,38115,17062,38115,38115l620542,190572v,21052,-17063,38115,-38115,38115l38115,228687c17062,228687,,211624,,190572l,38115c,17062,17062,,38115,xe" fillcolor="red" stroked="f" strokeweight="0">
                  <v:stroke miterlimit="83231f" joinstyle="miter"/>
                  <v:path arrowok="t" textboxrect="0,0,620542,228687"/>
                </v:shape>
                <v:shape id="Shape 1241" o:spid="_x0000_s1204" style="position:absolute;left:27987;top:9541;width:6205;height:2287;visibility:visible;mso-wrap-style:square;v-text-anchor:top" coordsize="620542,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" path="m,38115c,17062,17062,,38115,l582427,v21052,,38115,17062,38115,38115l620542,190572v,21052,-17063,38115,-38115,38115l38115,228687c17062,228687,,211624,,190572l,38115xe" filled="f" strokecolor="#41719c" strokeweight=".14mm">
                  <v:stroke miterlimit="83231f" joinstyle="miter"/>
                  <v:path arrowok="t" textboxrect="0,0,620542,228687"/>
                </v:shape>
                <v:rect id="Rectangle 1242" o:spid="_x0000_s1205" style="position:absolute;left:28513;top:10252;width:303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1181E75C"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43" o:spid="_x0000_s1206" style="position:absolute;left:30794;top:10252;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62D0C7F0"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44" o:spid="_x0000_s1207" style="position:absolute;left:31115;top:10252;width:340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14:paraId="7127B65A"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45" o:spid="_x0000_s1208" style="position:absolute;left:34381;top:4526;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" path="m38114,l582427,v21052,,38114,17062,38114,38114l620541,190572v,21052,-17062,38115,-38114,38115l38114,228687c17062,228687,,211624,,190572l,38114c,17062,17062,,38114,xe" fillcolor="#ffd966" stroked="f" strokeweight="0">
                  <v:stroke miterlimit="83231f" joinstyle="miter"/>
                  <v:path arrowok="t" textboxrect="0,0,620541,228687"/>
                </v:shape>
                <v:shape id="Shape 1246" o:spid="_x0000_s1209" style="position:absolute;left:34381;top:4526;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" path="m,38114c,17062,17062,,38114,l582427,v21052,,38114,17062,38114,38114l620541,190572v,21052,-17062,38115,-38114,38115l38114,228687c17062,228687,,211624,,190572l,38114xe" filled="f" strokecolor="#41719c" strokeweight=".14mm">
                  <v:stroke miterlimit="83231f" joinstyle="miter"/>
                  <v:path arrowok="t" textboxrect="0,0,620541,228687"/>
                </v:shape>
                <v:rect id="Rectangle 1247" o:spid="_x0000_s1210" style="position:absolute;left:34905;top:5235;width:303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5543C0FE"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48" o:spid="_x0000_s1211" style="position:absolute;left:37187;top:5235;width:42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41A59310"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49" o:spid="_x0000_s1212" style="position:absolute;left:37509;top:5235;width:340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26BC9B6C"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50" o:spid="_x0000_s1213" style="position:absolute;left:34381;top:7033;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" path="m38114,l582427,v21052,,38114,17062,38114,38115l620541,190572v,21052,-17062,38115,-38114,38115l38114,228687c17062,228687,,211624,,190572l,38115c,17062,17062,,38114,xe" fillcolor="red" stroked="f" strokeweight="0">
                  <v:stroke miterlimit="83231f" joinstyle="miter"/>
                  <v:path arrowok="t" textboxrect="0,0,620541,228687"/>
                </v:shape>
                <v:shape id="Shape 1251" o:spid="_x0000_s1214" style="position:absolute;left:34381;top:7033;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" path="m,38115c,17062,17062,,38114,l582427,v21052,,38114,17062,38114,38115l620541,190572v,21052,-17062,38115,-38114,38115l38114,228687c17062,228687,,211624,,190572l,38115xe" filled="f" strokecolor="#41719c" strokeweight=".14mm">
                  <v:stroke miterlimit="83231f" joinstyle="miter"/>
                  <v:path arrowok="t" textboxrect="0,0,620541,228687"/>
                </v:shape>
                <v:rect id="Rectangle 1252" o:spid="_x0000_s1215" style="position:absolute;left:36173;top:7744;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14:paraId="0E93E3D0"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53" o:spid="_x0000_s1216" style="position:absolute;left:34381;top:2019;width:6206;height:2286;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" path="m38114,l582427,v21052,,38114,17062,38114,38115l620541,190572v,21053,-17062,38115,-38114,38115l38114,228687c17062,228687,,211625,,190572l,38115c,17062,17062,,38114,xe" fillcolor="#75b000" stroked="f" strokeweight="0">
                  <v:stroke miterlimit="83231f" joinstyle="miter"/>
                  <v:path arrowok="t" textboxrect="0,0,620541,228687"/>
                </v:shape>
                <v:shape id="Shape 1254" o:spid="_x0000_s1217" style="position:absolute;left:34381;top:2019;width:6206;height:2286;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" path="m,38115c,17062,17062,,38114,l582427,v21052,,38114,17062,38114,38115l620541,190572v,21053,-17062,38115,-38114,38115l38114,228687c17062,228687,,211625,,190572l,38115xe" filled="f" strokecolor="#41719c" strokeweight=".14mm">
                  <v:stroke miterlimit="83231f" joinstyle="miter"/>
                  <v:path arrowok="t" textboxrect="0,0,620541,228687"/>
                </v:shape>
                <v:rect id="Rectangle 1255" o:spid="_x0000_s1218" style="position:absolute;left:34905;top:2726;width:3038;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7E3947DB"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56" o:spid="_x0000_s1219" style="position:absolute;left:37187;top:2726;width:429;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268347CA"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57" o:spid="_x0000_s1220" style="position:absolute;left:37509;top:2726;width:3400;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01D75E62"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58" o:spid="_x0000_s1221" style="position:absolute;left:34381;top:9541;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" path="m38114,l582427,v21052,,38114,17062,38114,38115l620541,190572v,21052,-17062,38115,-38114,38115l38114,228687c17062,228687,,211624,,190572l,38115c,17062,17062,,38114,xe" fillcolor="red" stroked="f" strokeweight="0">
                  <v:stroke miterlimit="83231f" joinstyle="miter"/>
                  <v:path arrowok="t" textboxrect="0,0,620541,228687"/>
                </v:shape>
                <v:shape id="Shape 1259" o:spid="_x0000_s1222" style="position:absolute;left:34381;top:9541;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" path="m,38115c,17062,17062,,38114,l582427,v21052,,38114,17062,38114,38115l620541,190572v,21052,-17062,38115,-38114,38115l38114,228687c17062,228687,,211624,,190572l,38115xe" filled="f" strokecolor="#41719c" strokeweight=".14mm">
                  <v:stroke miterlimit="83231f" joinstyle="miter"/>
                  <v:path arrowok="t" textboxrect="0,0,620541,228687"/>
                </v:shape>
                <v:rect id="Rectangle 1260" o:spid="_x0000_s1223" style="position:absolute;left:36173;top:10252;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192256B8"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61" o:spid="_x0000_s1224" style="position:absolute;left:40769;top:4526;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" path="m38114,l582427,v21052,,38114,17062,38114,38114l620541,190572v,21052,-17062,38115,-38114,38115l38114,228687c17062,228687,,211624,,190572l,38114c,17062,17062,,38114,xe" fillcolor="#ffd966" stroked="f" strokeweight="0">
                  <v:stroke miterlimit="83231f" joinstyle="miter"/>
                  <v:path arrowok="t" textboxrect="0,0,620541,228687"/>
                </v:shape>
                <v:shape id="Shape 1262" o:spid="_x0000_s1225" style="position:absolute;left:40769;top:4526;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" path="m,38114c,17062,17062,,38114,l582427,v21052,,38114,17062,38114,38114l620541,190572v,21052,-17062,38115,-38114,38115l38114,228687c17062,228687,,211624,,190572l,38114xe" filled="f" strokecolor="#41719c" strokeweight=".14mm">
                  <v:stroke miterlimit="83231f" joinstyle="miter"/>
                  <v:path arrowok="t" textboxrect="0,0,620541,228687"/>
                </v:shape>
                <v:rect id="Rectangle 1263" o:spid="_x0000_s1226" style="position:absolute;left:41299;top:5235;width:303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33E82012"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64" o:spid="_x0000_s1227" style="position:absolute;left:43579;top:5235;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40982955"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65" o:spid="_x0000_s1228" style="position:absolute;left:43900;top:5235;width:340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62CBA6A7"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66" o:spid="_x0000_s1229" style="position:absolute;left:40769;top:7033;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" path="m38114,l582427,v21052,,38114,17062,38114,38115l620541,190572v,21052,-17062,38115,-38114,38115l38114,228687c17062,228687,,211624,,190572l,38115c,17062,17062,,38114,xe" fillcolor="red" stroked="f" strokeweight="0">
                  <v:stroke miterlimit="83231f" joinstyle="miter"/>
                  <v:path arrowok="t" textboxrect="0,0,620541,228687"/>
                </v:shape>
                <v:shape id="Shape 1267" o:spid="_x0000_s1230" style="position:absolute;left:40769;top:7033;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" path="m,38115c,17062,17062,,38114,l582427,v21052,,38114,17062,38114,38115l620541,190572v,21052,-17062,38115,-38114,38115l38114,228687c17062,228687,,211624,,190572l,38115xe" filled="f" strokecolor="#41719c" strokeweight=".14mm">
                  <v:stroke miterlimit="83231f" joinstyle="miter"/>
                  <v:path arrowok="t" textboxrect="0,0,620541,228687"/>
                </v:shape>
                <v:rect id="Rectangle 1268" o:spid="_x0000_s1231" style="position:absolute;left:41299;top:7744;width:303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61AF082F"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69" o:spid="_x0000_s1232" style="position:absolute;left:43579;top:7744;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49D8F032"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70" o:spid="_x0000_s1233" style="position:absolute;left:43900;top:7744;width:340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2AC622E2"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71" o:spid="_x0000_s1234" style="position:absolute;left:40769;top:2019;width:6206;height:2286;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" path="m38114,l582427,v21052,,38114,17062,38114,38115l620541,190572v,21053,-17062,38115,-38114,38115l38114,228687c17062,228687,,211625,,190572l,38115c,17062,17062,,38114,xe" fillcolor="#009242" stroked="f" strokeweight="0">
                  <v:stroke miterlimit="83231f" joinstyle="miter"/>
                  <v:path arrowok="t" textboxrect="0,0,620541,228687"/>
                </v:shape>
                <v:shape id="Shape 1272" o:spid="_x0000_s1235" style="position:absolute;left:40769;top:2019;width:6206;height:2286;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" path="m,38115c,17062,17062,,38114,l582427,v21052,,38114,17062,38114,38115l620541,190572v,21053,-17062,38115,-38114,38115l38114,228687c17062,228687,,211625,,190572l,38115xe" filled="f" strokecolor="#41719c" strokeweight=".14mm">
                  <v:stroke miterlimit="83231f" joinstyle="miter"/>
                  <v:path arrowok="t" textboxrect="0,0,620541,228687"/>
                </v:shape>
                <v:rect id="Rectangle 1273" o:spid="_x0000_s1236" style="position:absolute;left:42565;top:2726;width:3495;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2143C729"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74" o:spid="_x0000_s1237" style="position:absolute;left:40769;top:9541;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" path="m38114,l582427,v21052,,38114,17062,38114,38115l620541,190572v,21052,-17062,38115,-38114,38115l38114,228687c17062,228687,,211624,,190572l,38115c,17062,17062,,38114,xe" fillcolor="red" stroked="f" strokeweight="0">
                  <v:stroke miterlimit="83231f" joinstyle="miter"/>
                  <v:path arrowok="t" textboxrect="0,0,620541,228687"/>
                </v:shape>
                <v:shape id="Shape 1275" o:spid="_x0000_s1238" style="position:absolute;left:40769;top:9541;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" path="m,38115c,17062,17062,,38114,l582427,v21052,,38114,17062,38114,38115l620541,190572v,21052,-17062,38115,-38114,38115l38114,228687c17062,228687,,211624,,190572l,38115xe" filled="f" strokecolor="#41719c" strokeweight=".14mm">
                  <v:stroke miterlimit="83231f" joinstyle="miter"/>
                  <v:path arrowok="t" textboxrect="0,0,620541,228687"/>
                </v:shape>
                <v:rect id="Rectangle 1276" o:spid="_x0000_s1239" style="position:absolute;left:42565;top:10252;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61E5D9FD"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77" o:spid="_x0000_s1240" style="position:absolute;left:3146;top:18499;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" path="m38115,l582427,v21052,,38114,17062,38114,38114l620541,190572v,21053,-17062,38115,-38114,38115l38115,228687c17062,228687,,211625,,190572l,38114c,17062,17062,,38115,xe" fillcolor="#00b050" stroked="f" strokeweight="0">
                  <v:stroke miterlimit="83231f" joinstyle="miter"/>
                  <v:path arrowok="t" textboxrect="0,0,620541,228687"/>
                </v:shape>
                <v:shape id="Shape 1278" o:spid="_x0000_s1241" style="position:absolute;left:3146;top:18499;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" path="m,38114c,17062,17062,,38115,l582427,v21052,,38114,17062,38114,38114l620541,190572v,21053,-17062,38115,-38114,38115l38115,228687c17062,228687,,211625,,190572l,38114xe" filled="f" strokecolor="#41719c" strokeweight=".14mm">
                  <v:stroke miterlimit="83231f" joinstyle="miter"/>
                  <v:path arrowok="t" textboxrect="0,0,620541,228687"/>
                </v:shape>
                <v:rect id="Rectangle 1279" o:spid="_x0000_s1242" style="position:absolute;left:3670;top:19210;width:303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7BD9C82D"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80" o:spid="_x0000_s1243" style="position:absolute;left:5951;top:19210;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1DFFC2C8"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81" o:spid="_x0000_s1244" style="position:absolute;left:6272;top:19210;width:340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71064B46"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82" o:spid="_x0000_s1245" style="position:absolute;left:9541;top:18499;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" path="m38114,l582427,v21052,,38114,17062,38114,38114l620541,190572v,21053,-17062,38115,-38114,38115l38114,228687c17062,228687,,211625,,190572l,38114c,17062,17062,,38114,xe" fillcolor="#75b000" stroked="f" strokeweight="0">
                  <v:stroke miterlimit="83231f" joinstyle="miter"/>
                  <v:path arrowok="t" textboxrect="0,0,620541,228687"/>
                </v:shape>
                <v:shape id="Shape 1283" o:spid="_x0000_s1246" style="position:absolute;left:9541;top:18499;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" path="m,38114c,17062,17062,,38114,l582427,v21052,,38114,17062,38114,38114l620541,190572v,21053,-17062,38115,-38114,38115l38114,228687c17062,228687,,211625,,190572l,38114xe" filled="f" strokecolor="#41719c" strokeweight=".14mm">
                  <v:stroke miterlimit="83231f" joinstyle="miter"/>
                  <v:path arrowok="t" textboxrect="0,0,620541,228687"/>
                </v:shape>
                <v:rect id="Rectangle 1284" o:spid="_x0000_s1247" style="position:absolute;left:10064;top:19210;width:303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4682F07F"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85" o:spid="_x0000_s1248" style="position:absolute;left:12344;top:19210;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49791200"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86" o:spid="_x0000_s1249" style="position:absolute;left:12665;top:19210;width:340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57E85AF5"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87" o:spid="_x0000_s1250" style="position:absolute;left:15929;top:18499;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" path="m38114,l582427,v21052,,38114,17062,38114,38114l620541,190572v,21053,-17062,38115,-38114,38115l38114,228687c17062,228687,,211625,,190572l,38114c,17062,17062,,38114,xe" fillcolor="#009242" stroked="f" strokeweight="0">
                  <v:stroke miterlimit="83231f" joinstyle="miter"/>
                  <v:path arrowok="t" textboxrect="0,0,620541,228687"/>
                </v:shape>
                <v:shape id="Shape 1288" o:spid="_x0000_s1251" style="position:absolute;left:15929;top:18499;width:6205;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" path="m,38114c,17062,17062,,38114,l582427,v21052,,38114,17062,38114,38114l620541,190572v,21053,-17062,38115,-38114,38115l38114,228687c17062,228687,,211625,,190572l,38114xe" filled="f" strokecolor="#41719c" strokeweight=".14mm">
                  <v:stroke miterlimit="83231f" joinstyle="miter"/>
                  <v:path arrowok="t" textboxrect="0,0,620541,228687"/>
                </v:shape>
                <v:rect id="Rectangle 1289" o:spid="_x0000_s1252" style="position:absolute;left:17722;top:19210;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0E523FED"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290" o:spid="_x0000_s1253" style="position:absolute;left:27987;top:18499;width:6205;height:2287;visibility:visible;mso-wrap-style:square;v-text-anchor:top" coordsize="620542,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" path="m38115,l582427,v21052,,38115,17062,38115,38114l620542,190572v,21053,-17063,38115,-38115,38115l38115,228687c17062,228687,,211625,,190572l,38114c,17062,17062,,38115,xe" fillcolor="#75b000" stroked="f" strokeweight="0">
                  <v:stroke miterlimit="83231f" joinstyle="miter"/>
                  <v:path arrowok="t" textboxrect="0,0,620542,228687"/>
                </v:shape>
                <v:shape id="Shape 1291" o:spid="_x0000_s1254" style="position:absolute;left:27987;top:18499;width:6205;height:2287;visibility:visible;mso-wrap-style:square;v-text-anchor:top" coordsize="620542,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" path="m,38114c,17062,17062,,38115,l582427,v21052,,38115,17062,38115,38114l620542,190572v,21053,-17063,38115,-38115,38115l38115,228687c17062,228687,,211625,,190572l,38114xe" filled="f" strokecolor="#41719c" strokeweight=".14mm">
                  <v:stroke miterlimit="83231f" joinstyle="miter"/>
                  <v:path arrowok="t" textboxrect="0,0,620542,228687"/>
                </v:shape>
                <v:rect id="Rectangle 1292" o:spid="_x0000_s1255" style="position:absolute;left:28513;top:19210;width:303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1ECA09D7"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93" o:spid="_x0000_s1256" style="position:absolute;left:30794;top:19210;width:4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33CD1C95"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94" o:spid="_x0000_s1257" style="position:absolute;left:31115;top:19210;width:340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2D9AAE0D"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295" o:spid="_x0000_s1258" style="position:absolute;left:34381;top:18499;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" path="m38114,l582427,v21052,,38114,17062,38114,38114l620541,190572v,21053,-17062,38115,-38114,38115l38114,228687c17062,228687,,211625,,190572l,38114c,17062,17062,,38114,xe" fillcolor="#00b050" stroked="f" strokeweight="0">
                  <v:stroke miterlimit="83231f" joinstyle="miter"/>
                  <v:path arrowok="t" textboxrect="0,0,620541,228687"/>
                </v:shape>
                <v:shape id="Shape 1296" o:spid="_x0000_s1259" style="position:absolute;left:34381;top:18499;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" path="m,38114c,17062,17062,,38114,l582427,v21052,,38114,17062,38114,38114l620541,190572v,21053,-17062,38115,-38114,38115l38114,228687c17062,228687,,211625,,190572l,38114xe" filled="f" strokecolor="#41719c" strokeweight=".14mm">
                  <v:stroke miterlimit="83231f" joinstyle="miter"/>
                  <v:path arrowok="t" textboxrect="0,0,620541,228687"/>
                </v:shape>
                <v:rect id="Rectangle 1297" o:spid="_x0000_s1260" style="position:absolute;left:34905;top:19210;width:303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732951B3" w14:textId="77777777" w:rsidR="008D08FB" w:rsidRDefault="008D08FB">
                        <w:pPr>
                          <w:spacing w:after="160" w:line="259" w:lineRule="auto"/>
                          <w:ind w:left="0" w:firstLine="0"/>
                          <w:jc w:val="left"/>
                        </w:pPr>
                        <w:r>
                          <w:rPr>
                            <w:rFonts w:ascii="Calibri" w:eastAsia="Calibri" w:hAnsi="Calibri" w:cs="Calibri"/>
                            <w:sz w:val="17"/>
                          </w:rPr>
                          <w:t>Cross</w:t>
                        </w:r>
                      </w:p>
                    </w:txbxContent>
                  </v:textbox>
                </v:rect>
                <v:rect id="Rectangle 1298" o:spid="_x0000_s1261" style="position:absolute;left:37187;top:19210;width:42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3B6ADCA2" w14:textId="77777777" w:rsidR="008D08FB" w:rsidRDefault="008D08FB">
                        <w:pPr>
                          <w:spacing w:after="160" w:line="259" w:lineRule="auto"/>
                          <w:ind w:left="0" w:firstLine="0"/>
                          <w:jc w:val="left"/>
                        </w:pPr>
                        <w:r>
                          <w:rPr>
                            <w:rFonts w:ascii="Calibri" w:eastAsia="Calibri" w:hAnsi="Calibri" w:cs="Calibri"/>
                            <w:sz w:val="17"/>
                          </w:rPr>
                          <w:t>-</w:t>
                        </w:r>
                      </w:p>
                    </w:txbxContent>
                  </v:textbox>
                </v:rect>
                <v:rect id="Rectangle 1299" o:spid="_x0000_s1262" style="position:absolute;left:37509;top:19210;width:340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2AEA4623" w14:textId="77777777" w:rsidR="008D08FB" w:rsidRDefault="008D08FB">
                        <w:pPr>
                          <w:spacing w:after="160" w:line="259" w:lineRule="auto"/>
                          <w:ind w:left="0" w:firstLine="0"/>
                          <w:jc w:val="left"/>
                        </w:pPr>
                        <w:r>
                          <w:rPr>
                            <w:rFonts w:ascii="Calibri" w:eastAsia="Calibri" w:hAnsi="Calibri" w:cs="Calibri"/>
                            <w:sz w:val="17"/>
                          </w:rPr>
                          <w:t>linked</w:t>
                        </w:r>
                      </w:p>
                    </w:txbxContent>
                  </v:textbox>
                </v:rect>
                <v:shape id="Shape 1300" o:spid="_x0000_s1263" style="position:absolute;left:40769;top:18499;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" path="m38114,l582427,v21052,,38114,17062,38114,38114l620541,190572v,21053,-17062,38115,-38114,38115l38114,228687c17062,228687,,211625,,190572l,38114c,17062,17062,,38114,xe" fillcolor="#009242" stroked="f" strokeweight="0">
                  <v:stroke miterlimit="83231f" joinstyle="miter"/>
                  <v:path arrowok="t" textboxrect="0,0,620541,228687"/>
                </v:shape>
                <v:shape id="Shape 1301" o:spid="_x0000_s1264" style="position:absolute;left:40769;top:18499;width:6206;height:2287;visibility:visible;mso-wrap-style:square;v-text-anchor:top" coordsize="620541,2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" path="m,38114c,17062,17062,,38114,l582427,v21052,,38114,17062,38114,38114l620541,190572v,21053,-17062,38115,-38114,38115l38114,228687c17062,228687,,211625,,190572l,38114xe" filled="f" strokecolor="#41719c" strokeweight=".14mm">
                  <v:stroke miterlimit="83231f" joinstyle="miter"/>
                  <v:path arrowok="t" textboxrect="0,0,620541,228687"/>
                </v:shape>
                <v:rect id="Rectangle 1302" o:spid="_x0000_s1265" style="position:absolute;left:42565;top:19210;width:34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7EFB48C0" w14:textId="77777777" w:rsidR="008D08FB" w:rsidRDefault="008D08FB">
                        <w:pPr>
                          <w:spacing w:after="160" w:line="259" w:lineRule="auto"/>
                          <w:ind w:left="0" w:firstLine="0"/>
                          <w:jc w:val="left"/>
                        </w:pPr>
                        <w:r>
                          <w:rPr>
                            <w:rFonts w:ascii="Calibri" w:eastAsia="Calibri" w:hAnsi="Calibri" w:cs="Calibri"/>
                            <w:sz w:val="17"/>
                          </w:rPr>
                          <w:t>Linear</w:t>
                        </w:r>
                      </w:p>
                    </w:txbxContent>
                  </v:textbox>
                </v:rect>
                <v:shape id="Shape 1303" o:spid="_x0000_s1266" style="position:absolute;left:23621;top:5780;width:2879;height:2507;visibility:visible;mso-wrap-style:square;v-text-anchor:top" coordsize="287906,25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" path="m162538,l287906,125368,162538,250736r,-62684l,188052,,62684r162538,l162538,xe" fillcolor="#5b9bd5" stroked="f" strokeweight="0">
                  <v:stroke miterlimit="83231f" joinstyle="miter"/>
                  <v:path arrowok="t" textboxrect="0,0,287906,250736"/>
                </v:shape>
                <v:shape id="Shape 1304" o:spid="_x0000_s1267" style="position:absolute;left:23621;top:5780;width:2879;height:2507;visibility:visible;mso-wrap-style:square;v-text-anchor:top" coordsize="287906,25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" path="m,62684r162538,l162538,,287906,125368,162538,250736r,-62684l,188052,,62684xe" filled="f" strokecolor="#41719c" strokeweight=".14mm">
                  <v:stroke miterlimit="83231f" joinstyle="miter"/>
                  <v:path arrowok="t" textboxrect="0,0,287906,250736"/>
                </v:shape>
                <v:shape id="Shape 1306" o:spid="_x0000_s1268" style="position:absolute;left:23092;top:12280;width:4314;height:4312;visibility:visible;mso-wrap-style:square;v-text-anchor:top" coordsize="431334,43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" path="m342610,r88724,88671l133033,386972r44362,44309l,431281,,253939r44362,44309l342610,xe" fillcolor="#5b9bd5" stroked="f" strokeweight="0">
                  <v:stroke miterlimit="83231f" joinstyle="miter"/>
                  <v:path arrowok="t" textboxrect="0,0,431334,431281"/>
                </v:shape>
                <v:shape id="Shape 1308" o:spid="_x0000_s1269" style="position:absolute;left:23092;top:12280;width:4314;height:4312;visibility:visible;mso-wrap-style:square;v-text-anchor:top" coordsize="431334,43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" path="m431334,88671l133033,386972r44362,44309l,431281,,253939r44362,44309l342610,r88724,88671xe" filled="f" strokecolor="#41719c" strokeweight=".14583mm">
                  <v:stroke miterlimit="83231f" joinstyle="miter"/>
                  <v:path arrowok="t" textboxrect="0,0,431334,431281"/>
                </v:shape>
                <v:shape id="Shape 1309" o:spid="_x0000_s1270" style="position:absolute;left:23577;top:18386;width:2879;height:2507;visibility:visible;mso-wrap-style:square;v-text-anchor:top" coordsize="287906,25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" path="m162537,l287906,125368,162537,250736r,-62684l,188052,,62684r162537,l162537,xe" fillcolor="#5b9bd5" stroked="f" strokeweight="0">
                  <v:stroke miterlimit="83231f" joinstyle="miter"/>
                  <v:path arrowok="t" textboxrect="0,0,287906,250736"/>
                </v:shape>
                <v:shape id="Shape 1310" o:spid="_x0000_s1271" style="position:absolute;left:23577;top:18386;width:2879;height:2507;visibility:visible;mso-wrap-style:square;v-text-anchor:top" coordsize="287906,25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" path="m,62684r162537,l162537,,287906,125368,162537,250736r,-62684l,188052,,62684xe" filled="f" strokecolor="#41719c" strokeweight=".14mm">
                  <v:stroke miterlimit="83231f" joinstyle="miter"/>
                  <v:path arrowok="t" textboxrect="0,0,287906,250736"/>
                </v:shape>
                <v:rect id="Rectangle 1311" o:spid="_x0000_s1272" style="position:absolute;left:22925;top:4767;width:1320;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1AFB87CE" w14:textId="77777777" w:rsidR="008D08FB" w:rsidRDefault="008D08FB">
                        <w:pPr>
                          <w:spacing w:after="160" w:line="259" w:lineRule="auto"/>
                          <w:ind w:left="0" w:firstLine="0"/>
                          <w:jc w:val="left"/>
                        </w:pPr>
                        <w:r>
                          <w:rPr>
                            <w:rFonts w:ascii="Calibri" w:eastAsia="Calibri" w:hAnsi="Calibri" w:cs="Calibri"/>
                            <w:b/>
                            <w:sz w:val="15"/>
                          </w:rPr>
                          <w:t>Re</w:t>
                        </w:r>
                      </w:p>
                    </w:txbxContent>
                  </v:textbox>
                </v:rect>
                <v:rect id="Rectangle 1312" o:spid="_x0000_s1273" style="position:absolute;left:23921;top:4767;width:384;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0F86D7CB" w14:textId="77777777" w:rsidR="008D08FB" w:rsidRDefault="008D08FB">
                        <w:pPr>
                          <w:spacing w:after="160" w:line="259" w:lineRule="auto"/>
                          <w:ind w:left="0" w:firstLine="0"/>
                          <w:jc w:val="left"/>
                        </w:pPr>
                        <w:r>
                          <w:rPr>
                            <w:rFonts w:ascii="Calibri" w:eastAsia="Calibri" w:hAnsi="Calibri" w:cs="Calibri"/>
                            <w:b/>
                            <w:sz w:val="15"/>
                          </w:rPr>
                          <w:t>-</w:t>
                        </w:r>
                      </w:p>
                    </w:txbxContent>
                  </v:textbox>
                </v:rect>
                <v:rect id="Rectangle 1313" o:spid="_x0000_s1274" style="position:absolute;left:24211;top:4767;width:4189;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09913040" w14:textId="77777777" w:rsidR="008D08FB" w:rsidRDefault="008D08FB">
                        <w:pPr>
                          <w:spacing w:after="160" w:line="259" w:lineRule="auto"/>
                          <w:ind w:left="0" w:firstLine="0"/>
                          <w:jc w:val="left"/>
                        </w:pPr>
                        <w:r>
                          <w:rPr>
                            <w:rFonts w:ascii="Calibri" w:eastAsia="Calibri" w:hAnsi="Calibri" w:cs="Calibri"/>
                            <w:b/>
                            <w:sz w:val="15"/>
                          </w:rPr>
                          <w:t>Ranking</w:t>
                        </w:r>
                      </w:p>
                    </w:txbxContent>
                  </v:textbox>
                </v:rect>
                <v:shape id="Shape 1315" o:spid="_x0000_s1275" style="position:absolute;left:22134;top:13974;width:594;height:601;visibility:visible;mso-wrap-style:square;v-text-anchor:top" coordsize="59429,6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" path="m22207,v578,,1050,53,1312,158c23835,210,24202,368,24570,630v367,263,735,525,1207,945c26197,1943,26722,2415,27352,3045v630,630,1207,1207,1628,1733c29347,5250,29662,5723,29819,6090v211,420,263,735,263,1050c30030,7403,29925,7665,29714,7823v-315,367,-892,577,-1784,682c27037,8610,25987,8873,24727,9187v-1260,316,-2625,840,-4147,1576c19110,11445,17640,12600,16117,14122v-1680,1681,-2834,3518,-3465,5513c12022,21630,11865,23730,12232,25935v315,2152,1155,4410,2520,6720c16065,34912,17850,37170,20107,39480v2468,2467,4883,4357,7192,5670c29662,46462,31867,47197,34020,47407v2100,263,4094,,6037,-787c41947,45884,43732,44677,45412,42997v1522,-1522,2677,-3045,3412,-4515c49612,37012,50137,35700,50504,34440v368,-1208,630,-2258,788,-3150c51449,30450,51659,29872,51974,29610v210,-210,420,-368,630,-420c52814,29190,53129,29242,53444,29400v368,157,788,472,1313,892c55282,30712,55912,31342,56699,32130v525,525,998,997,1313,1417c58379,33967,58642,34335,58852,34650v210,367,367,682,420,997c59377,35962,59429,36330,59429,36855v,472,-105,1260,-420,2310c58747,40267,58274,41475,57644,42840v-630,1312,-1470,2730,-2520,4252c54127,48614,52867,50137,51344,51607v-2887,2887,-5932,5040,-9135,6457c39007,59534,35647,60164,32287,60007,28875,59902,25410,58904,21892,57119,18375,55334,14805,52709,11287,49192,7717,45570,4987,41947,3203,38167,1365,34440,367,30765,157,27142,,23520,630,20055,2048,16642,3465,13283,5617,10132,8505,7245,9712,6090,10920,5040,12232,4147v1260,-892,2520,-1627,3780,-2257c17220,1313,18427,840,19582,473,20737,158,21630,,22207,xe" fillcolor="black" stroked="f" strokeweight="0">
                  <v:stroke miterlimit="83231f" joinstyle="miter"/>
                  <v:path arrowok="t" textboxrect="0,0,59429,60164"/>
                </v:shape>
                <v:shape id="Shape 1316" o:spid="_x0000_s1276" style="position:absolute;left:22513;top:13809;width:382;height:488;visibility:visible;mso-wrap-style:square;v-text-anchor:top" coordsize="38219,4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" path="m17535,v262,,472,,629,105c18374,158,18585,315,18847,472v263,211,630,525,1155,946c20475,1837,21105,2467,21892,3255v735,788,1365,1417,1838,1995c24202,5775,24517,6247,24727,6615v158,367,263,682,210,892c24937,7770,24779,8032,24569,8242v-157,158,-420,315,-682,473c23572,8820,23257,9030,22889,9187v-367,210,-735,420,-1155,683c21367,10080,20947,10395,20579,10815v-472,472,-840,997,-1102,1627c19215,13072,19005,13860,18900,14752v-105,893,-53,1890,52,3098c19057,19005,19319,20422,19634,21945l37799,40109v210,210,315,473,368,788c38219,41159,38114,41527,37904,41947v-210,420,-525,945,-997,1522c36434,44047,35804,44729,34965,45517v-788,787,-1471,1470,-2048,1890c32339,47879,31814,48247,31394,48457v-420,210,-787,262,-1050,262c30030,48667,29767,48562,29557,48352l472,19215c262,19005,105,18742,52,18480v-52,-263,,-578,210,-998c420,17115,682,16642,1102,16170v368,-525,893,-1103,1575,-1785c3360,13702,3990,13177,4515,12757v472,-420,945,-682,1259,-840c6142,11812,6457,11760,6772,11812v263,53,473,158,735,420l11077,15855v-315,-1890,-472,-3465,-525,-4883c10552,9607,10605,8400,10815,7402v210,-1049,525,-1942,945,-2730c12232,3938,12757,3202,13334,2625v316,-263,631,-578,998,-893c14699,1470,15067,1155,15487,892v420,-262,840,-472,1155,-629c17009,105,17325,,17535,xe" fillcolor="black" stroked="f" strokeweight="0">
                  <v:stroke miterlimit="83231f" joinstyle="miter"/>
                  <v:path arrowok="t" textboxrect="0,0,38219,48719"/>
                </v:shape>
                <v:shape id="Shape 1317" o:spid="_x0000_s1277" style="position:absolute;left:22793;top:13539;width:235;height:483;visibility:visible;mso-wrap-style:square;v-text-anchor:top" coordsize="23519,4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" path="m23205,158r314,90l23519,12207r-1417,-657c20685,11182,19267,11235,17850,11602v-1418,420,-2783,1313,-4148,2678c12442,15487,11602,16800,11130,18165v-420,1365,-525,2730,-262,4200c11130,23782,11707,25252,12652,26775v893,1522,2153,3044,3675,4567c17745,32759,19215,33967,20632,34965r2887,1337l23519,48246,16012,46094c13387,44677,10815,42734,8243,40162,5775,37694,3832,35069,2415,32340,1050,29610,262,26880,105,24097,,21262,525,18480,1680,15697,2887,12915,4830,10185,7507,7507,10080,4882,12705,2992,15330,1785,17955,577,20580,,23205,158xe" fillcolor="black" stroked="f" strokeweight="0">
                  <v:stroke miterlimit="83231f" joinstyle="miter"/>
                  <v:path arrowok="t" textboxrect="0,0,23519,48246"/>
                </v:shape>
                <v:shape id="Shape 1318" o:spid="_x0000_s1278" style="position:absolute;left:23028;top:13542;width:236;height:482;visibility:visible;mso-wrap-style:square;v-text-anchor:top" coordsize="23573,4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" path="m,l7508,2167v2625,1365,5197,3359,7822,5932c17797,10619,19740,13191,21105,15869v1417,2730,2205,5460,2362,8295c23573,26946,23100,29781,21892,32564v-1207,2782,-3150,5564,-5827,8242c13493,43379,10868,45268,8243,46476,5617,47683,2993,48208,368,48103l,47998,,36054r1418,657c2835,37026,4252,37026,5670,36606v1418,-420,2783,-1312,4148,-2677c11025,32669,11917,31409,12390,30044v420,-1365,525,-2783,262,-4200c12390,24426,11812,22956,10920,21434,9975,19964,8715,18441,7193,16919,5775,15449,4305,14241,2888,13296l,11958,,xe" fillcolor="black" stroked="f" strokeweight="0">
                  <v:stroke miterlimit="83231f" joinstyle="miter"/>
                  <v:path arrowok="t" textboxrect="0,0,23573,48208"/>
                </v:shape>
                <v:shape id="Shape 1319" o:spid="_x0000_s1279" style="position:absolute;left:23101;top:13176;width:297;height:530;visibility:visible;mso-wrap-style:square;v-text-anchor:top" coordsize="29714,5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" path="m29714,r,13137l28087,12280v-1313,-420,-2625,-577,-3885,-367c22942,12123,21735,12753,20684,13855v-577,525,-997,1155,-1365,1838c18900,16428,18637,17215,18479,18160v-210,893,-314,1943,-314,3150c18165,22465,18269,23830,18532,25352r9555,9555l29714,34933r,18072l472,23725c262,23515,105,23252,52,22990v-52,-263,,-577,158,-945c367,21625,683,21205,1050,20680v420,-472,945,-1050,1627,-1732c3307,18265,3885,17740,4410,17373v472,-368,892,-683,1312,-840c6090,16375,6405,16323,6667,16375v315,53,525,210,735,420l10867,20208v-53,-1733,,-3308,158,-4778c11182,13960,11445,12543,11865,11230v420,-1260,945,-2467,1627,-3622c14175,6505,15067,5455,16065,4405,18217,2305,20422,888,22785,205l29714,xe" fillcolor="black" stroked="f" strokeweight="0">
                  <v:stroke miterlimit="83231f" joinstyle="miter"/>
                  <v:path arrowok="t" textboxrect="0,0,29714,53005"/>
                </v:shape>
                <v:shape id="Shape 1320" o:spid="_x0000_s1280" style="position:absolute;left:23398;top:13176;width:236;height:649;visibility:visible;mso-wrap-style:square;v-text-anchor:top" coordsize="23625,6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" path="m157,c2572,525,4935,1523,7350,3045v2362,1470,4620,3307,6825,5512c16747,11130,18847,13755,20370,16380v1522,2625,2467,5250,2835,7770c23625,26670,23414,29085,22575,31447v-788,2415,-2205,4620,-4253,6667c17482,38955,16642,39637,15750,40162v-893,577,-1785,998,-2783,1312c11917,41790,10867,42052,9712,42209v-1155,158,-2415,211,-3779,263l19634,56174v211,210,368,473,368,788c20055,57277,20002,57644,19792,58064v-210,420,-525,945,-997,1523c18375,60164,17745,60899,16905,61687v-788,787,-1470,1417,-2048,1890c14227,64049,13755,64364,13282,64574v-420,158,-787,263,-1102,210c11865,64732,11602,64627,11392,64417l,53010,,34938r5040,79c6877,34754,8400,34072,9502,32917v1103,-1050,1733,-2205,1943,-3517c11655,28087,11550,26775,11130,25410,10710,24045,10080,22732,9187,21367,8347,20055,7350,18795,6195,17692,4987,16485,3675,15382,2363,14385l,13141,,5,157,xe" fillcolor="black" stroked="f" strokeweight="0">
                  <v:stroke miterlimit="83231f" joinstyle="miter"/>
                  <v:path arrowok="t" textboxrect="0,0,23625,64837"/>
                </v:shape>
                <v:shape id="Shape 1321" o:spid="_x0000_s1281" style="position:absolute;left:23461;top:12816;width:298;height:529;visibility:visible;mso-wrap-style:square;v-text-anchor:top" coordsize="29741,5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" path="m29741,r,13150l28087,12279v-1312,-420,-2625,-577,-3885,-367c22942,12122,21787,12752,20685,13854v-525,525,-998,1155,-1365,1838c18952,16374,18690,17214,18480,18107v-210,945,-263,1994,-263,3149c18217,22464,18323,23776,18532,25299r9608,9607l29741,34932r,18023l472,23724c263,23514,157,23252,53,22989v-53,-262,,-630,210,-997c420,21624,683,21204,1050,20679v420,-472,945,-1102,1627,-1732c3308,18264,3885,17739,4410,17372v473,-420,945,-683,1313,-840c6090,16374,6405,16321,6720,16374v263,53,473,158,735,368l10868,20207v-53,-1733,52,-3308,209,-4830c11235,13907,11497,12542,11865,11229v420,-1312,945,-2520,1680,-3622c14227,6504,15067,5402,16065,4404,18217,2252,20422,887,22785,204l29741,xe" fillcolor="black" stroked="f" strokeweight="0">
                  <v:stroke miterlimit="83231f" joinstyle="miter"/>
                  <v:path arrowok="t" textboxrect="0,0,29741,52955"/>
                </v:shape>
                <v:shape id="Shape 1322" o:spid="_x0000_s1282" style="position:absolute;left:23699;top:12491;width:60;height:129;visibility:visible;mso-wrap-style:square;v-text-anchor:top" coordsize="5959,1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" path="m5959,r,12944l2467,11048c840,9368,,7898,52,6585,52,5273,997,3698,2835,1860l5959,xe" fillcolor="black" stroked="f" strokeweight="0">
                  <v:stroke miterlimit="83231f" joinstyle="miter"/>
                  <v:path arrowok="t" textboxrect="0,0,5959,12944"/>
                </v:shape>
                <v:shape id="Shape 1323" o:spid="_x0000_s1283" style="position:absolute;left:23759;top:12816;width:236;height:648;visibility:visible;mso-wrap-style:square;v-text-anchor:top" coordsize="23599,6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" path="m184,c2546,472,4961,1522,7324,2992v2362,1523,4672,3360,6825,5565c16774,11130,18821,13755,20343,16380v1523,2625,2468,5197,2888,7717c23599,26617,23388,29084,22601,31447v-840,2362,-2258,4567,-4305,6615c17456,38902,16616,39637,15723,40162v-839,525,-1784,997,-2782,1312c11943,41789,10841,42052,9686,42209v-1155,158,-2415,210,-3780,263l19608,56174v211,210,368,473,421,788c20081,57224,19976,57591,19766,58064v-158,420,-525,945,-945,1523c18348,60164,17719,60846,16931,61687v-840,787,-1522,1417,-2100,1889c14253,63996,13729,64364,13308,64522v-472,209,-839,314,-1102,262c11891,64731,11629,64574,11419,64364l,52960,,34937r5066,80c6904,34754,8374,34072,9528,32917v1051,-1050,1681,-2258,1891,-3518c11629,28087,11524,26775,11104,25409,10736,24044,10054,22680,9214,21367,8321,20002,7324,18795,6221,17692,4961,16432,3701,15330,2336,14385l,13155,,5,184,xe" fillcolor="black" stroked="f" strokeweight="0">
                  <v:stroke miterlimit="83231f" joinstyle="miter"/>
                  <v:path arrowok="t" textboxrect="0,0,23599,64836"/>
                </v:shape>
                <v:shape id="Shape 1324" o:spid="_x0000_s1284" style="position:absolute;left:23824;top:12606;width:380;height:381;visibility:visible;mso-wrap-style:square;v-text-anchor:top" coordsize="38062,3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" path="m7875,52v262,53,525,158,735,368l37695,29452v210,210,314,472,367,787c38062,30554,38009,30869,37800,31289v-210,420,-578,945,-1050,1523c36330,33389,35647,34072,34860,34859v-788,840,-1471,1470,-2048,1943c32234,37274,31710,37589,31290,37799v-421,210,-788,315,-1050,263c29925,38009,29662,37904,29452,37694l420,8662c210,8452,52,8190,52,7875,,7612,105,7245,262,6772,472,6352,788,5827,1260,5250,1732,4672,2362,3990,3150,3150,3937,2362,4673,1732,5250,1260,5828,840,6352,472,6772,315,7193,105,7560,,7875,52xe" fillcolor="black" stroked="f" strokeweight="0">
                  <v:stroke miterlimit="83231f" joinstyle="miter"/>
                  <v:path arrowok="t" textboxrect="0,0,38062,38114"/>
                </v:shape>
                <v:shape id="Shape 1325" o:spid="_x0000_s1285" style="position:absolute;left:23759;top:12481;width:83;height:144;visibility:visible;mso-wrap-style:square;v-text-anchor:top" coordsize="8269,1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" path="m1549,52c2809,,4226,788,5801,2362,7481,4042,8269,5512,8216,6825v-53,1312,-945,2887,-2782,4672c3596,13387,2021,14332,761,14332l,13919,,975,1549,52xe" fillcolor="black" stroked="f" strokeweight="0">
                  <v:stroke miterlimit="83231f" joinstyle="miter"/>
                  <v:path arrowok="t" textboxrect="0,0,8269,14332"/>
                </v:shape>
                <v:shape id="Shape 1326" o:spid="_x0000_s1286" style="position:absolute;left:23987;top:12288;width:562;height:534;visibility:visible;mso-wrap-style:square;v-text-anchor:top" coordsize="56200,5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" path="m27667,262v1942,263,3885,998,5722,2100c35279,3517,37274,5145,39374,7245l56200,24071r,4801l54599,30607v-840,788,-1522,1470,-2100,1943c51922,33022,51396,33337,50977,33547v-420,210,-735,263,-1051,263c49612,33757,49402,33652,49139,33389l32549,16800c31132,15382,29924,14385,28927,13807v-1050,-630,-1995,-997,-2993,-1207c24989,12442,24044,12495,23099,12810v-945,262,-1837,840,-2677,1680c19424,15540,18742,16957,18427,18795v-315,1837,-315,4042,,6667l37747,44782v262,210,367,472,420,787c38167,45884,38114,46199,37904,46619v-210,473,-577,945,-1050,1523c36382,48720,35752,49402,34965,50242v-788,787,-1471,1417,-2048,1890c32339,52604,31814,52919,31394,53129v-420,210,-787,315,-1102,263c30030,53339,29767,53234,29557,53024l472,23940c210,23677,105,23467,52,23205v-52,-315,,-630,158,-998c367,21787,683,21367,1050,20842v420,-472,945,-1102,1627,-1732c3360,18375,3990,17850,4462,17430v525,-368,945,-683,1313,-788c6142,16485,6457,16432,6720,16485v262,52,525,210,735,420l10815,20265v-106,-3360,210,-6300,997,-8820c12600,8925,13912,6720,15697,4935,17692,2940,19687,1627,21682,893,23730,210,25724,,27667,262xe" fillcolor="black" stroked="f" strokeweight="0">
                  <v:stroke miterlimit="83231f" joinstyle="miter"/>
                  <v:path arrowok="t" textboxrect="0,0,56200,53444"/>
                </v:shape>
                <v:shape id="Shape 1327" o:spid="_x0000_s1287" style="position:absolute;left:24383;top:11948;width:166;height:451;visibility:visible;mso-wrap-style:square;v-text-anchor:top" coordsize="16616,4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" path="m16616,r,12744l16590,12731v-1732,,-3413,788,-4988,2416c10815,15934,10237,16774,9870,17666v-315,893,-473,1733,-420,2625c9555,21131,9765,21971,10185,22811v472,840,998,1575,1680,2258l16616,27238r,17870l14490,41606v-420,-1628,-630,-3360,-525,-5145c12443,36461,10920,36146,9397,35569,7875,34939,6300,33836,4725,32261,2992,30581,1785,28744,1050,26801,315,24859,,22916,158,20921,315,18927,840,16931,1837,14989,2835,12994,4253,11156,6038,9372,6930,8426,7875,7639,8820,6904v945,-735,1837,-1365,2782,-1890l16616,xe" fillcolor="black" stroked="f" strokeweight="0">
                  <v:stroke miterlimit="83231f" joinstyle="miter"/>
                  <v:path arrowok="t" textboxrect="0,0,16616,45108"/>
                </v:shape>
                <v:shape id="Shape 1328" o:spid="_x0000_s1288" style="position:absolute;left:24549;top:12529;width:16;height:48;visibility:visible;mso-wrap-style:square;v-text-anchor:top" coordsize="1549,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" path="m,l1129,1129v262,262,367,472,420,787c1549,2231,1496,2546,1286,2966,1076,3386,761,3911,288,4488l,4801,,xe" fillcolor="black" stroked="f" strokeweight="0">
                  <v:stroke miterlimit="83231f" joinstyle="miter"/>
                  <v:path arrowok="t" textboxrect="0,0,1549,4801"/>
                </v:shape>
                <v:shape id="Shape 1329" o:spid="_x0000_s1289" style="position:absolute;left:24549;top:11901;width:241;height:669;visibility:visible;mso-wrap-style:square;v-text-anchor:top" coordsize="24033,6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" path="m5854,263v682,209,1575,944,2730,2047c9634,3360,10263,4252,10526,4987v262,735,210,1313,-105,1628l7008,10027v998,53,1890,315,2783,788c10683,11235,11471,11865,12154,12547v1732,1733,2939,3518,3674,5408c16616,19792,16878,21735,16721,23677v-158,1995,-735,3938,-1733,5880c13938,31499,12521,33390,10683,35227v-892,945,-1942,1733,-2992,2362c6588,38167,5696,38587,4909,38744v52,526,157,1103,314,1680c5433,41054,5748,41579,6221,42052v630,630,1418,892,2415,735c9581,42629,10578,42052,11628,41107r7350,-6825l24033,30582r,10929l22601,42367r-6038,5670c16406,48982,16353,49874,16406,50557v52,735,157,1365,262,1942c16826,53024,17036,53497,17298,53917v263,367,578,735,893,1102c19293,56122,20658,56384,22338,55859r1695,-1178l24033,64751r-3795,1713c18401,66884,16773,66832,15251,66412v-1470,-473,-2783,-1260,-3938,-2415c10631,63262,10001,62474,9528,61634,9056,60794,8741,59902,8479,58957v-211,-945,-368,-1943,-368,-3045c8058,54862,8163,53759,8321,52552v-1418,472,-2835,472,-4200,157c2756,52342,1549,51659,551,50662l,49754,,31884r79,36c1758,31867,3439,31132,4961,29557v840,-840,1417,-1680,1785,-2520c7061,26145,7219,25305,7166,24412v-52,-840,-263,-1680,-683,-2467c6116,21105,5591,20370,4909,19740l,17390,,4646,4226,420c4594,53,5118,,5854,263xe" fillcolor="black" stroked="f" strokeweight="0">
                  <v:stroke miterlimit="83231f" joinstyle="miter"/>
                  <v:path arrowok="t" textboxrect="0,0,24033,66884"/>
                </v:shape>
                <v:shape id="Shape 1330" o:spid="_x0000_s1290" style="position:absolute;left:24790;top:12190;width:178;height:359;visibility:visible;mso-wrap-style:square;v-text-anchor:top" coordsize="17782,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" path="m5025,158c6600,,8175,158,9645,735v1523,578,2888,1470,4200,2782c15263,4987,16313,6615,16942,8557v683,1890,840,3938,473,6143c17100,16905,16260,19215,14895,21630v-1365,2467,-3307,4987,-5827,7507c6600,31605,4290,33547,2138,34912l,35877,,25806,3818,23152c5025,21945,5970,20737,6548,19635v629,-1050,945,-2100,1050,-3045c7703,15697,7650,14857,7335,14122,7073,13387,6600,12758,6075,12180,5078,11182,3923,10815,2610,11077l,12637,,1707r38,-27c1770,788,3397,263,5025,158xe" fillcolor="black" stroked="f" strokeweight="0">
                  <v:stroke miterlimit="83231f" joinstyle="miter"/>
                  <v:path arrowok="t" textboxrect="0,0,17782,35877"/>
                </v:shape>
                <v:rect id="Rectangle 1331" o:spid="_x0000_s1291" style="position:absolute;left:22250;top:17225;width:7907;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446FE5F5" w14:textId="77777777" w:rsidR="008D08FB" w:rsidRDefault="008D08FB">
                        <w:pPr>
                          <w:spacing w:after="160" w:line="259" w:lineRule="auto"/>
                          <w:ind w:left="0" w:firstLine="0"/>
                          <w:jc w:val="left"/>
                        </w:pPr>
                        <w:r>
                          <w:rPr>
                            <w:rFonts w:ascii="Calibri" w:eastAsia="Calibri" w:hAnsi="Calibri" w:cs="Calibri"/>
                            <w:b/>
                            <w:sz w:val="15"/>
                          </w:rPr>
                          <w:t>Correct Scoring</w:t>
                        </w:r>
                      </w:p>
                    </w:txbxContent>
                  </v:textbox>
                </v:rect>
                <v:shape id="Shape 1332" o:spid="_x0000_s1292" style="position:absolute;width:49681;height:22856;visibility:visible;mso-wrap-style:square;v-text-anchor:top" coordsize="4968111,228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" path="m,380935c,170570,170554,,380945,l4587176,v210365,,380935,170570,380935,380935l4968111,1904674v,210364,-170570,380934,-380935,380934l380945,2285608c170554,2285608,,2115038,,1904674l,380935xe" filled="f" strokeweight=".4375mm">
                  <v:stroke miterlimit="83231f" joinstyle="miter"/>
                  <v:path arrowok="t" textboxrect="0,0,4968111,2285608"/>
                </v:shape>
                <w10:anchorlock/>
              </v:group>
            </w:pict>
          </mc:Fallback>
        </mc:AlternateContent>
      </w:r>
    </w:p>
    <w:p w14:paraId="2AA1DA1B" w14:textId="77777777" w:rsidR="00233BB4" w:rsidRPr="007E7DAB" w:rsidRDefault="008D08FB">
      <w:pPr>
        <w:spacing w:after="513" w:line="265" w:lineRule="auto"/>
        <w:ind w:left="19" w:right="9"/>
        <w:jc w:val="center"/>
        <w:rPr>
          <w:lang w:val="en-US"/>
        </w:rPr>
      </w:pPr>
      <w:r w:rsidRPr="007E7DAB">
        <w:rPr>
          <w:b/>
          <w:sz w:val="22"/>
          <w:lang w:val="en-US"/>
        </w:rPr>
        <w:t>Figure 2.2</w:t>
      </w:r>
    </w:p>
    <w:p w14:paraId="1E391673" w14:textId="77777777" w:rsidR="00233BB4" w:rsidRPr="007E7DAB" w:rsidRDefault="008D08FB">
      <w:pPr>
        <w:pStyle w:val="Heading4"/>
        <w:spacing w:after="257"/>
        <w:ind w:left="-5"/>
        <w:rPr>
          <w:lang w:val="en-US"/>
        </w:rPr>
      </w:pPr>
      <w:r w:rsidRPr="007E7DAB">
        <w:rPr>
          <w:lang w:val="en-US"/>
        </w:rPr>
        <w:t>Proportions of Different Classes</w:t>
      </w:r>
    </w:p>
    <w:p w14:paraId="0F1F0F0D" w14:textId="77777777" w:rsidR="00233BB4" w:rsidRPr="007E7DAB" w:rsidRDefault="008D08FB">
      <w:pPr>
        <w:ind w:left="-5"/>
        <w:rPr>
          <w:lang w:val="en-US"/>
        </w:rPr>
      </w:pPr>
      <w:r w:rsidRPr="007E7DAB">
        <w:rPr>
          <w:lang w:val="en-US"/>
        </w:rPr>
        <w:t xml:space="preserve">As discussed in 1.1.4, Percolator employs a nested cross-validation approach, splitting the dataset, training </w:t>
      </w:r>
      <w:commentRangeStart w:id="134"/>
      <w:commentRangeStart w:id="135"/>
      <w:r w:rsidRPr="007E7DAB">
        <w:rPr>
          <w:lang w:val="en-US"/>
        </w:rPr>
        <w:t xml:space="preserve">on all parts than one and </w:t>
      </w:r>
      <w:commentRangeEnd w:id="134"/>
      <w:r w:rsidR="00C14DE4">
        <w:rPr>
          <w:rStyle w:val="CommentReference"/>
        </w:rPr>
        <w:commentReference w:id="134"/>
      </w:r>
      <w:commentRangeEnd w:id="135"/>
      <w:r w:rsidR="00C14DE4">
        <w:rPr>
          <w:rStyle w:val="CommentReference"/>
        </w:rPr>
        <w:commentReference w:id="135"/>
      </w:r>
      <w:r w:rsidRPr="007E7DAB">
        <w:rPr>
          <w:lang w:val="en-US"/>
        </w:rPr>
        <w:t xml:space="preserve">testing/scoring on the remaining part. If the splitting </w:t>
      </w:r>
      <w:proofErr w:type="gramStart"/>
      <w:r w:rsidRPr="007E7DAB">
        <w:rPr>
          <w:lang w:val="en-US"/>
        </w:rPr>
        <w:t>was</w:t>
      </w:r>
      <w:proofErr w:type="gramEnd"/>
      <w:r w:rsidRPr="007E7DAB">
        <w:rPr>
          <w:lang w:val="en-US"/>
        </w:rPr>
        <w:t xml:space="preserve"> uneven by chance, the </w:t>
      </w:r>
      <w:commentRangeStart w:id="136"/>
      <w:commentRangeStart w:id="137"/>
      <w:r w:rsidRPr="007E7DAB">
        <w:rPr>
          <w:lang w:val="en-US"/>
        </w:rPr>
        <w:t>SVM would be trained badly and the scoring inaccurate</w:t>
      </w:r>
      <w:commentRangeEnd w:id="136"/>
      <w:r w:rsidR="00C14DE4">
        <w:rPr>
          <w:rStyle w:val="CommentReference"/>
        </w:rPr>
        <w:commentReference w:id="136"/>
      </w:r>
      <w:commentRangeEnd w:id="137"/>
      <w:r w:rsidR="00C14DE4">
        <w:rPr>
          <w:rStyle w:val="CommentReference"/>
        </w:rPr>
        <w:commentReference w:id="137"/>
      </w:r>
      <w:r w:rsidRPr="007E7DAB">
        <w:rPr>
          <w:lang w:val="en-US"/>
        </w:rPr>
        <w:t>. Having different classes with significant differences in the dataset, like in our case cross-linked and linear PSMs or targets and decoys, increases this problem. For example, if there was a testing split with many cross-linked PSMs, the SVM had to be trained on the remaining data with few cross-linked PSMs, resulting in probably poor scoring of the many cross-linked PSMs in the test set. In the average case, this should not be a problem, but it can occasionally produce worse or better results, which would follow from overfitting.</w:t>
      </w:r>
    </w:p>
    <w:p w14:paraId="35910DF6" w14:textId="2DF74323" w:rsidR="00233BB4" w:rsidRPr="007E7DAB" w:rsidRDefault="008D08FB">
      <w:pPr>
        <w:ind w:left="-5"/>
        <w:rPr>
          <w:lang w:val="en-US"/>
        </w:rPr>
      </w:pPr>
      <w:r w:rsidRPr="007E7DAB">
        <w:rPr>
          <w:lang w:val="en-US"/>
        </w:rPr>
        <w:t>To solve this problem, a mechanism of maintaining the proportion of the classes in the whole dataset for every inner and outer split was implemented. It can be toggled for targets and decoys or cross-linked and non-</w:t>
      </w:r>
      <w:proofErr w:type="gramStart"/>
      <w:r w:rsidRPr="007E7DAB">
        <w:rPr>
          <w:lang w:val="en-US"/>
        </w:rPr>
        <w:t>cross-linked</w:t>
      </w:r>
      <w:proofErr w:type="gramEnd"/>
      <w:r w:rsidRPr="007E7DAB">
        <w:rPr>
          <w:lang w:val="en-US"/>
        </w:rPr>
        <w:t xml:space="preserve"> PSMs as well as for inner and outer split independently. The impact was measured by running the algorithm 10 times, </w:t>
      </w:r>
      <w:proofErr w:type="gramStart"/>
      <w:r w:rsidRPr="007E7DAB">
        <w:rPr>
          <w:lang w:val="en-US"/>
        </w:rPr>
        <w:t>plotting</w:t>
      </w:r>
      <w:proofErr w:type="gramEnd"/>
      <w:r w:rsidRPr="007E7DAB">
        <w:rPr>
          <w:lang w:val="en-US"/>
        </w:rPr>
        <w:t xml:space="preserve"> and recording the results of the best, worst and median run </w:t>
      </w:r>
      <w:proofErr w:type="spellStart"/>
      <w:r w:rsidRPr="007E7DAB">
        <w:rPr>
          <w:lang w:val="en-US"/>
        </w:rPr>
        <w:t>w.r.t.</w:t>
      </w:r>
      <w:proofErr w:type="spellEnd"/>
      <w:r w:rsidRPr="007E7DAB">
        <w:rPr>
          <w:lang w:val="en-US"/>
        </w:rPr>
        <w:t xml:space="preserve"> to the area under the pseudo </w:t>
      </w:r>
      <w:r w:rsidRPr="007E7DAB">
        <w:rPr>
          <w:lang w:val="en-US"/>
        </w:rPr>
        <w:lastRenderedPageBreak/>
        <w:t xml:space="preserve">ROC curve. Because this took approximately 90 minutes, the test was performed in a Google </w:t>
      </w:r>
      <w:del w:id="138" w:author="Timo Sachsenberg" w:date="2020-08-10T13:31:00Z">
        <w:r w:rsidRPr="007E7DAB" w:rsidDel="00C14DE4">
          <w:rPr>
            <w:lang w:val="en-US"/>
          </w:rPr>
          <w:delText>Colaboratory</w:delText>
        </w:r>
      </w:del>
      <w:ins w:id="139" w:author="Timo Sachsenberg" w:date="2020-08-10T13:31:00Z">
        <w:r w:rsidR="00C14DE4" w:rsidRPr="007E7DAB">
          <w:rPr>
            <w:lang w:val="en-US"/>
          </w:rPr>
          <w:t>Collaboratory</w:t>
        </w:r>
      </w:ins>
      <w:r w:rsidRPr="007E7DAB">
        <w:rPr>
          <w:lang w:val="en-US"/>
        </w:rPr>
        <w:t xml:space="preserve"> notebook</w:t>
      </w:r>
      <w:r>
        <w:rPr>
          <w:vertAlign w:val="superscript"/>
        </w:rPr>
        <w:footnoteReference w:id="7"/>
      </w:r>
      <w:r w:rsidRPr="007E7DAB">
        <w:rPr>
          <w:lang w:val="en-US"/>
        </w:rPr>
        <w:t>.</w:t>
      </w:r>
    </w:p>
    <w:p w14:paraId="18D15E9A" w14:textId="77777777" w:rsidR="00233BB4" w:rsidRPr="007E7DAB" w:rsidRDefault="008D08FB">
      <w:pPr>
        <w:pStyle w:val="Heading4"/>
        <w:spacing w:after="208"/>
        <w:ind w:left="-5"/>
        <w:rPr>
          <w:lang w:val="en-US"/>
        </w:rPr>
      </w:pPr>
      <w:r w:rsidRPr="007E7DAB">
        <w:rPr>
          <w:lang w:val="en-US"/>
        </w:rPr>
        <w:t>Imputation</w:t>
      </w:r>
    </w:p>
    <w:p w14:paraId="3326F152" w14:textId="77777777" w:rsidR="00233BB4" w:rsidRPr="007E7DAB" w:rsidRDefault="008D08FB">
      <w:pPr>
        <w:spacing w:after="440"/>
        <w:ind w:left="-5"/>
        <w:rPr>
          <w:lang w:val="en-US"/>
        </w:rPr>
      </w:pPr>
      <w:r w:rsidRPr="007E7DAB">
        <w:rPr>
          <w:lang w:val="en-US"/>
        </w:rPr>
        <w:t>Cross-linked PSMs naturally have features linear PSMs do not have, which can however be used for training the SVM. An example would be the nucleotide it was linked to, or the partial loss score, which is the X! Tandem [5] hyper score for the cross-linked peaks. In the given dataset (2), 16 out of 61 features were only given for cross-linked PSMs. Optimally, these should not influence the score a non-</w:t>
      </w:r>
      <w:proofErr w:type="gramStart"/>
      <w:r w:rsidRPr="007E7DAB">
        <w:rPr>
          <w:lang w:val="en-US"/>
        </w:rPr>
        <w:t>cross-linked</w:t>
      </w:r>
      <w:proofErr w:type="gramEnd"/>
      <w:r w:rsidRPr="007E7DAB">
        <w:rPr>
          <w:lang w:val="en-US"/>
        </w:rPr>
        <w:t xml:space="preserve"> PSM gets. However, 0 was filled in for the missing values and because that is a valid value for the linear SVM, it biases the decision made. For example, if a high value in a feature leads the SVM to a decision against the PSM, 0 as the lowest value possible after feature normalization (2.1) will tell the SVM to give the PSM a higher score. The procedure of replacing missing values with numbers minimizing the bias is called imputation. The scikit-learn package provides methods for the implementation in python</w:t>
      </w:r>
      <w:r>
        <w:rPr>
          <w:vertAlign w:val="superscript"/>
        </w:rPr>
        <w:footnoteReference w:id="8"/>
      </w:r>
      <w:r w:rsidRPr="007E7DAB">
        <w:rPr>
          <w:lang w:val="en-US"/>
        </w:rPr>
        <w:t xml:space="preserve">, and one of these, the </w:t>
      </w:r>
      <w:proofErr w:type="spellStart"/>
      <w:r w:rsidRPr="007E7DAB">
        <w:rPr>
          <w:rFonts w:ascii="Calibri" w:eastAsia="Calibri" w:hAnsi="Calibri" w:cs="Calibri"/>
          <w:lang w:val="en-US"/>
        </w:rPr>
        <w:t>IterativeImputer</w:t>
      </w:r>
      <w:proofErr w:type="spellEnd"/>
      <w:r w:rsidRPr="007E7DAB">
        <w:rPr>
          <w:rFonts w:ascii="Calibri" w:eastAsia="Calibri" w:hAnsi="Calibri" w:cs="Calibri"/>
          <w:lang w:val="en-US"/>
        </w:rPr>
        <w:t xml:space="preserve"> </w:t>
      </w:r>
      <w:r w:rsidRPr="007E7DAB">
        <w:rPr>
          <w:lang w:val="en-US"/>
        </w:rPr>
        <w:t>function, was tested.</w:t>
      </w:r>
    </w:p>
    <w:p w14:paraId="7804932E" w14:textId="77777777" w:rsidR="00233BB4" w:rsidRPr="007E7DAB" w:rsidRDefault="008D08FB">
      <w:pPr>
        <w:pStyle w:val="Heading4"/>
        <w:spacing w:after="208"/>
        <w:ind w:left="-5"/>
        <w:rPr>
          <w:lang w:val="en-US"/>
        </w:rPr>
      </w:pPr>
      <w:r w:rsidRPr="007E7DAB">
        <w:rPr>
          <w:lang w:val="en-US"/>
        </w:rPr>
        <w:t>Splitting the Dataset</w:t>
      </w:r>
    </w:p>
    <w:p w14:paraId="628F34FC" w14:textId="01ED62A8" w:rsidR="00233BB4" w:rsidRPr="007E7DAB" w:rsidRDefault="008D08FB">
      <w:pPr>
        <w:spacing w:after="546"/>
        <w:ind w:left="-5"/>
        <w:rPr>
          <w:lang w:val="en-US"/>
        </w:rPr>
      </w:pPr>
      <w:r w:rsidRPr="007E7DAB">
        <w:rPr>
          <w:lang w:val="en-US"/>
        </w:rPr>
        <w:t xml:space="preserve">Because the SVM is linear, one feature </w:t>
      </w:r>
      <w:del w:id="140" w:author="Timo Sachsenberg" w:date="2020-08-10T13:35:00Z">
        <w:r w:rsidRPr="007E7DAB" w:rsidDel="004D5A06">
          <w:rPr>
            <w:lang w:val="en-US"/>
          </w:rPr>
          <w:delText>can not</w:delText>
        </w:r>
      </w:del>
      <w:ins w:id="141" w:author="Timo Sachsenberg" w:date="2020-08-10T13:35:00Z">
        <w:r w:rsidR="004D5A06" w:rsidRPr="007E7DAB">
          <w:rPr>
            <w:lang w:val="en-US"/>
          </w:rPr>
          <w:t>cannot</w:t>
        </w:r>
      </w:ins>
      <w:r w:rsidRPr="007E7DAB">
        <w:rPr>
          <w:lang w:val="en-US"/>
        </w:rPr>
        <w:t xml:space="preserve"> alter the influence another feature has on the decision. Thus, splitting the dataset into cross-linked and non-</w:t>
      </w:r>
      <w:proofErr w:type="gramStart"/>
      <w:r w:rsidRPr="007E7DAB">
        <w:rPr>
          <w:lang w:val="en-US"/>
        </w:rPr>
        <w:t>cross-linked</w:t>
      </w:r>
      <w:proofErr w:type="gramEnd"/>
      <w:r w:rsidRPr="007E7DAB">
        <w:rPr>
          <w:lang w:val="en-US"/>
        </w:rPr>
        <w:t xml:space="preserve"> PSMs should allow the SVM to fit more precisely onto the characteristics of each. This was tested by running </w:t>
      </w:r>
      <w:proofErr w:type="spellStart"/>
      <w:r w:rsidRPr="007E7DAB">
        <w:rPr>
          <w:lang w:val="en-US"/>
        </w:rPr>
        <w:t>Pycolator</w:t>
      </w:r>
      <w:proofErr w:type="spellEnd"/>
      <w:r w:rsidRPr="007E7DAB">
        <w:rPr>
          <w:lang w:val="en-US"/>
        </w:rPr>
        <w:t xml:space="preserve"> on each split and then concatenate the datasets, recalculating the q-values from the </w:t>
      </w:r>
      <w:proofErr w:type="spellStart"/>
      <w:r w:rsidRPr="007E7DAB">
        <w:rPr>
          <w:lang w:val="en-US"/>
        </w:rPr>
        <w:t>Pycolator</w:t>
      </w:r>
      <w:proofErr w:type="spellEnd"/>
      <w:r w:rsidRPr="007E7DAB">
        <w:rPr>
          <w:lang w:val="en-US"/>
        </w:rPr>
        <w:t xml:space="preserve"> scores. It was also tested splitting the dataset by the nucleotide the peptide was cross-linked onto, and non-</w:t>
      </w:r>
      <w:proofErr w:type="gramStart"/>
      <w:r w:rsidRPr="007E7DAB">
        <w:rPr>
          <w:lang w:val="en-US"/>
        </w:rPr>
        <w:t>cross-linked</w:t>
      </w:r>
      <w:proofErr w:type="gramEnd"/>
      <w:r w:rsidRPr="007E7DAB">
        <w:rPr>
          <w:lang w:val="en-US"/>
        </w:rPr>
        <w:t xml:space="preserve"> PSMs as a fifth class.</w:t>
      </w:r>
    </w:p>
    <w:p w14:paraId="2AF08954" w14:textId="77777777" w:rsidR="00233BB4" w:rsidRPr="007E7DAB" w:rsidRDefault="008D08FB">
      <w:pPr>
        <w:pStyle w:val="Heading3"/>
        <w:tabs>
          <w:tab w:val="center" w:pos="2005"/>
        </w:tabs>
        <w:ind w:left="-15" w:firstLine="0"/>
        <w:rPr>
          <w:lang w:val="en-US"/>
        </w:rPr>
      </w:pPr>
      <w:r w:rsidRPr="007E7DAB">
        <w:rPr>
          <w:lang w:val="en-US"/>
        </w:rPr>
        <w:t>2.2.3</w:t>
      </w:r>
      <w:r w:rsidRPr="007E7DAB">
        <w:rPr>
          <w:lang w:val="en-US"/>
        </w:rPr>
        <w:tab/>
        <w:t>Small datasets</w:t>
      </w:r>
    </w:p>
    <w:p w14:paraId="68D136ED" w14:textId="77777777" w:rsidR="00233BB4" w:rsidRPr="007E7DAB" w:rsidRDefault="008D08FB">
      <w:pPr>
        <w:ind w:left="-5"/>
        <w:rPr>
          <w:lang w:val="en-US"/>
        </w:rPr>
      </w:pPr>
      <w:r w:rsidRPr="007E7DAB">
        <w:rPr>
          <w:lang w:val="en-US"/>
        </w:rPr>
        <w:t xml:space="preserve">The portion of cross-linked PSMs in a dataset is often very small. To evaluate when splitting as proposed in 2.2.2 ”Splitting the Dataset” is possible and obtain general insight into the scalability of </w:t>
      </w:r>
      <w:proofErr w:type="spellStart"/>
      <w:r w:rsidRPr="007E7DAB">
        <w:rPr>
          <w:lang w:val="en-US"/>
        </w:rPr>
        <w:t>Pycolator</w:t>
      </w:r>
      <w:proofErr w:type="spellEnd"/>
      <w:r w:rsidRPr="007E7DAB">
        <w:rPr>
          <w:lang w:val="en-US"/>
        </w:rPr>
        <w:t xml:space="preserve">, two experiments were conducted to conclude how small a dataset may be, so that the Percolator algorithm still works. In each case, </w:t>
      </w:r>
      <w:proofErr w:type="spellStart"/>
      <w:r w:rsidRPr="007E7DAB">
        <w:rPr>
          <w:lang w:val="en-US"/>
        </w:rPr>
        <w:t>Pycolator</w:t>
      </w:r>
      <w:proofErr w:type="spellEnd"/>
      <w:r w:rsidRPr="007E7DAB">
        <w:rPr>
          <w:lang w:val="en-US"/>
        </w:rPr>
        <w:t xml:space="preserve"> was applied to a dataset sampled </w:t>
      </w:r>
      <w:r w:rsidRPr="007E7DAB">
        <w:rPr>
          <w:lang w:val="en-US"/>
        </w:rPr>
        <w:lastRenderedPageBreak/>
        <w:t xml:space="preserve">from </w:t>
      </w:r>
      <w:commentRangeStart w:id="142"/>
      <w:commentRangeStart w:id="143"/>
      <w:r w:rsidRPr="007E7DAB">
        <w:rPr>
          <w:lang w:val="en-US"/>
        </w:rPr>
        <w:t xml:space="preserve">the given one (2). </w:t>
      </w:r>
      <w:commentRangeEnd w:id="142"/>
      <w:r w:rsidR="004D5A06">
        <w:rPr>
          <w:rStyle w:val="CommentReference"/>
        </w:rPr>
        <w:commentReference w:id="142"/>
      </w:r>
      <w:commentRangeEnd w:id="143"/>
      <w:r w:rsidR="004D5A06">
        <w:rPr>
          <w:rStyle w:val="CommentReference"/>
        </w:rPr>
        <w:commentReference w:id="143"/>
      </w:r>
      <w:r w:rsidRPr="007E7DAB">
        <w:rPr>
          <w:lang w:val="en-US"/>
        </w:rPr>
        <w:t xml:space="preserve">The area under the pseudo ROC curve and the number of PSMs identified at 1% q-value were recorded and used as metrics. The results achieved by </w:t>
      </w:r>
      <w:proofErr w:type="spellStart"/>
      <w:r w:rsidRPr="007E7DAB">
        <w:rPr>
          <w:lang w:val="en-US"/>
        </w:rPr>
        <w:t>Pycolator</w:t>
      </w:r>
      <w:proofErr w:type="spellEnd"/>
      <w:r w:rsidRPr="007E7DAB">
        <w:rPr>
          <w:lang w:val="en-US"/>
        </w:rPr>
        <w:t xml:space="preserve"> were compared to the effect the splitting had on the q-value estimation utilizing the given, precomputed </w:t>
      </w:r>
      <w:proofErr w:type="spellStart"/>
      <w:r w:rsidRPr="007E7DAB">
        <w:rPr>
          <w:lang w:val="en-US"/>
        </w:rPr>
        <w:t>NuXL</w:t>
      </w:r>
      <w:proofErr w:type="spellEnd"/>
      <w:r w:rsidRPr="007E7DAB">
        <w:rPr>
          <w:lang w:val="en-US"/>
        </w:rPr>
        <w:t xml:space="preserve"> score.</w:t>
      </w:r>
    </w:p>
    <w:p w14:paraId="3D351304" w14:textId="77777777" w:rsidR="00233BB4" w:rsidRPr="007E7DAB" w:rsidRDefault="008D08FB">
      <w:pPr>
        <w:spacing w:line="307" w:lineRule="auto"/>
        <w:ind w:left="-5"/>
        <w:rPr>
          <w:lang w:val="en-US"/>
        </w:rPr>
      </w:pPr>
      <w:r w:rsidRPr="007E7DAB">
        <w:rPr>
          <w:lang w:val="en-US"/>
        </w:rPr>
        <w:t>First, the smaller dataset was sampled using every 2</w:t>
      </w:r>
      <w:r w:rsidRPr="007E7DAB">
        <w:rPr>
          <w:i/>
          <w:vertAlign w:val="superscript"/>
          <w:lang w:val="en-US"/>
        </w:rPr>
        <w:t>i</w:t>
      </w:r>
      <w:r w:rsidRPr="007E7DAB">
        <w:rPr>
          <w:lang w:val="en-US"/>
        </w:rPr>
        <w:t xml:space="preserve">-th PSM from the whole dataset with </w:t>
      </w:r>
      <w:proofErr w:type="spellStart"/>
      <w:r w:rsidRPr="007E7DAB">
        <w:rPr>
          <w:i/>
          <w:lang w:val="en-US"/>
        </w:rPr>
        <w:t>i</w:t>
      </w:r>
      <w:proofErr w:type="spellEnd"/>
      <w:r w:rsidRPr="007E7DAB">
        <w:rPr>
          <w:i/>
          <w:lang w:val="en-US"/>
        </w:rPr>
        <w:t xml:space="preserve"> </w:t>
      </w:r>
      <w:r w:rsidRPr="007E7DAB">
        <w:rPr>
          <w:lang w:val="en-US"/>
        </w:rPr>
        <w:t xml:space="preserve">∈ </w:t>
      </w:r>
      <w:r w:rsidRPr="007E7DAB">
        <w:rPr>
          <w:rFonts w:ascii="Calibri" w:eastAsia="Calibri" w:hAnsi="Calibri" w:cs="Calibri"/>
          <w:lang w:val="en-US"/>
        </w:rPr>
        <w:t xml:space="preserve">N </w:t>
      </w:r>
      <w:r w:rsidRPr="007E7DAB">
        <w:rPr>
          <w:lang w:val="en-US"/>
        </w:rPr>
        <w:t xml:space="preserve">∧ </w:t>
      </w:r>
      <w:proofErr w:type="spellStart"/>
      <w:r w:rsidRPr="007E7DAB">
        <w:rPr>
          <w:i/>
          <w:lang w:val="en-US"/>
        </w:rPr>
        <w:t>i</w:t>
      </w:r>
      <w:proofErr w:type="spellEnd"/>
      <w:r w:rsidRPr="007E7DAB">
        <w:rPr>
          <w:i/>
          <w:lang w:val="en-US"/>
        </w:rPr>
        <w:t xml:space="preserve"> </w:t>
      </w:r>
      <w:r w:rsidRPr="007E7DAB">
        <w:rPr>
          <w:lang w:val="en-US"/>
        </w:rPr>
        <w:t>∈ [0</w:t>
      </w:r>
      <w:r w:rsidRPr="007E7DAB">
        <w:rPr>
          <w:i/>
          <w:lang w:val="en-US"/>
        </w:rPr>
        <w:t>,</w:t>
      </w:r>
      <w:r w:rsidRPr="007E7DAB">
        <w:rPr>
          <w:lang w:val="en-US"/>
        </w:rPr>
        <w:t xml:space="preserve">13]. Second, the smaller dataset was sampled randomly using a uniform distribution from all PSMs with a q-value of </w:t>
      </w:r>
      <w:r w:rsidRPr="007E7DAB">
        <w:rPr>
          <w:i/>
          <w:lang w:val="en-US"/>
        </w:rPr>
        <w:t xml:space="preserve">&lt; </w:t>
      </w:r>
      <w:r w:rsidRPr="007E7DAB">
        <w:rPr>
          <w:lang w:val="en-US"/>
        </w:rPr>
        <w:t>10%.</w:t>
      </w:r>
    </w:p>
    <w:p w14:paraId="38275007" w14:textId="2A52DD6C" w:rsidR="00233BB4" w:rsidRPr="007E7DAB" w:rsidRDefault="008D08FB">
      <w:pPr>
        <w:ind w:left="-5"/>
        <w:rPr>
          <w:lang w:val="en-US"/>
        </w:rPr>
      </w:pPr>
      <w:r w:rsidRPr="007E7DAB">
        <w:rPr>
          <w:lang w:val="en-US"/>
        </w:rPr>
        <w:t xml:space="preserve">The portions sampled were </w:t>
      </w:r>
      <w:r>
        <w:rPr>
          <w:noProof/>
        </w:rPr>
        <w:drawing>
          <wp:inline distT="0" distB="0" distL="0" distR="0" wp14:anchorId="094A5E9A" wp14:editId="051BEAA7">
            <wp:extent cx="1130808" cy="185928"/>
            <wp:effectExtent l="0" t="0" r="0" b="0"/>
            <wp:docPr id="29984" name="Picture 29984"/>
            <wp:cNvGraphicFramePr/>
            <a:graphic xmlns:a="http://schemas.openxmlformats.org/drawingml/2006/main">
              <a:graphicData uri="http://schemas.openxmlformats.org/drawingml/2006/picture">
                <pic:pic xmlns:pic="http://schemas.openxmlformats.org/drawingml/2006/picture">
                  <pic:nvPicPr>
                    <pic:cNvPr id="29984" name="Picture 29984"/>
                    <pic:cNvPicPr/>
                  </pic:nvPicPr>
                  <pic:blipFill>
                    <a:blip r:embed="rId90"/>
                    <a:stretch>
                      <a:fillRect/>
                    </a:stretch>
                  </pic:blipFill>
                  <pic:spPr>
                    <a:xfrm>
                      <a:off x="0" y="0"/>
                      <a:ext cx="1130808" cy="185928"/>
                    </a:xfrm>
                    <a:prstGeom prst="rect">
                      <a:avLst/>
                    </a:prstGeom>
                  </pic:spPr>
                </pic:pic>
              </a:graphicData>
            </a:graphic>
          </wp:inline>
        </w:drawing>
      </w:r>
      <w:r w:rsidRPr="007E7DAB">
        <w:rPr>
          <w:lang w:val="en-US"/>
        </w:rPr>
        <w:t xml:space="preserve">12]. </w:t>
      </w:r>
      <w:del w:id="144" w:author="Timo Sachsenberg" w:date="2020-08-10T13:37:00Z">
        <w:r w:rsidRPr="007E7DAB" w:rsidDel="004D5A06">
          <w:rPr>
            <w:lang w:val="en-US"/>
          </w:rPr>
          <w:delText xml:space="preserve">Additionally </w:delText>
        </w:r>
      </w:del>
      <w:ins w:id="145" w:author="Timo Sachsenberg" w:date="2020-08-10T13:37:00Z">
        <w:r w:rsidR="004D5A06">
          <w:rPr>
            <w:lang w:val="en-US"/>
          </w:rPr>
          <w:t>In addition</w:t>
        </w:r>
        <w:r w:rsidR="004D5A06" w:rsidRPr="007E7DAB">
          <w:rPr>
            <w:lang w:val="en-US"/>
          </w:rPr>
          <w:t xml:space="preserve"> </w:t>
        </w:r>
      </w:ins>
      <w:r w:rsidRPr="007E7DAB">
        <w:rPr>
          <w:lang w:val="en-US"/>
        </w:rPr>
        <w:t xml:space="preserve">to the metrics mentioned above, also the expected number of identifications at </w:t>
      </w:r>
      <w:commentRangeStart w:id="146"/>
      <w:commentRangeStart w:id="147"/>
      <w:r w:rsidRPr="007E7DAB">
        <w:rPr>
          <w:lang w:val="en-US"/>
        </w:rPr>
        <w:t>1% q-valu</w:t>
      </w:r>
      <w:commentRangeEnd w:id="146"/>
      <w:r w:rsidR="004D5A06">
        <w:rPr>
          <w:rStyle w:val="CommentReference"/>
        </w:rPr>
        <w:commentReference w:id="146"/>
      </w:r>
      <w:commentRangeEnd w:id="147"/>
      <w:r w:rsidR="004D5A06">
        <w:rPr>
          <w:rStyle w:val="CommentReference"/>
        </w:rPr>
        <w:commentReference w:id="147"/>
      </w:r>
      <w:r w:rsidRPr="007E7DAB">
        <w:rPr>
          <w:lang w:val="en-US"/>
        </w:rPr>
        <w:t xml:space="preserve">e for each split were calculated and recorded. This was done by counting the number of such PSMs before re-estimating the q-value or letting </w:t>
      </w:r>
      <w:proofErr w:type="spellStart"/>
      <w:r w:rsidRPr="007E7DAB">
        <w:rPr>
          <w:lang w:val="en-US"/>
        </w:rPr>
        <w:t>Pycolator</w:t>
      </w:r>
      <w:proofErr w:type="spellEnd"/>
      <w:r w:rsidRPr="007E7DAB">
        <w:rPr>
          <w:lang w:val="en-US"/>
        </w:rPr>
        <w:t xml:space="preserve"> run, thus being the number of identifications by the </w:t>
      </w:r>
      <w:proofErr w:type="spellStart"/>
      <w:r w:rsidRPr="007E7DAB">
        <w:rPr>
          <w:lang w:val="en-US"/>
        </w:rPr>
        <w:t>NuXL</w:t>
      </w:r>
      <w:proofErr w:type="spellEnd"/>
      <w:r w:rsidRPr="007E7DAB">
        <w:rPr>
          <w:lang w:val="en-US"/>
        </w:rPr>
        <w:t xml:space="preserve"> score if the q-value is estimated based on the whole dataset. To compensate for the randomness in this experiment, Monte-Carlo-Sampling with 10 iterations was performed and the results are presented with boxplots. Because </w:t>
      </w:r>
      <w:proofErr w:type="spellStart"/>
      <w:r w:rsidRPr="007E7DAB">
        <w:rPr>
          <w:lang w:val="en-US"/>
        </w:rPr>
        <w:t>Pycolator</w:t>
      </w:r>
      <w:proofErr w:type="spellEnd"/>
      <w:r w:rsidRPr="007E7DAB">
        <w:rPr>
          <w:lang w:val="en-US"/>
        </w:rPr>
        <w:t xml:space="preserve"> re-ranks PSMs and then drops the ones with a lower rank than 1, the dataset sizes are not equal in every of the 10 </w:t>
      </w:r>
      <w:del w:id="148" w:author="Timo Sachsenberg" w:date="2020-08-10T13:37:00Z">
        <w:r w:rsidRPr="007E7DAB" w:rsidDel="004D5A06">
          <w:rPr>
            <w:lang w:val="en-US"/>
          </w:rPr>
          <w:delText>iterations, and</w:delText>
        </w:r>
      </w:del>
      <w:ins w:id="149" w:author="Timo Sachsenberg" w:date="2020-08-10T13:37:00Z">
        <w:r w:rsidR="004D5A06" w:rsidRPr="007E7DAB">
          <w:rPr>
            <w:lang w:val="en-US"/>
          </w:rPr>
          <w:t>iterations and</w:t>
        </w:r>
      </w:ins>
      <w:r w:rsidRPr="007E7DAB">
        <w:rPr>
          <w:lang w:val="en-US"/>
        </w:rPr>
        <w:t xml:space="preserve"> differ from the sizes when </w:t>
      </w:r>
      <w:proofErr w:type="spellStart"/>
      <w:r w:rsidRPr="007E7DAB">
        <w:rPr>
          <w:lang w:val="en-US"/>
        </w:rPr>
        <w:t>Pycolator</w:t>
      </w:r>
      <w:proofErr w:type="spellEnd"/>
      <w:r w:rsidRPr="007E7DAB">
        <w:rPr>
          <w:lang w:val="en-US"/>
        </w:rPr>
        <w:t xml:space="preserve"> is not run. Only one resulting size of each split is drawn as x-labels, and to still be able to compare the results after </w:t>
      </w:r>
      <w:proofErr w:type="spellStart"/>
      <w:r w:rsidRPr="007E7DAB">
        <w:rPr>
          <w:lang w:val="en-US"/>
        </w:rPr>
        <w:t>Pycolator</w:t>
      </w:r>
      <w:proofErr w:type="spellEnd"/>
      <w:r w:rsidRPr="007E7DAB">
        <w:rPr>
          <w:lang w:val="en-US"/>
        </w:rPr>
        <w:t xml:space="preserve"> is run and before, the metrics are used as proportion of dataset size.</w:t>
      </w:r>
    </w:p>
    <w:p w14:paraId="5735F2A2" w14:textId="77777777" w:rsidR="00233BB4" w:rsidRPr="007E7DAB" w:rsidRDefault="008D08FB">
      <w:pPr>
        <w:ind w:left="-5"/>
        <w:rPr>
          <w:lang w:val="en-US"/>
        </w:rPr>
      </w:pPr>
      <w:r w:rsidRPr="007E7DAB">
        <w:rPr>
          <w:lang w:val="en-US"/>
        </w:rPr>
        <w:t>Because numerical problems occur when calculating the area under a pseudo ROC curve of a very small dataset (since the curve can consist of only one point), another metric was introduced: the number of identified PSMs at a q-value threshold of 1</w:t>
      </w:r>
      <w:commentRangeStart w:id="150"/>
      <w:commentRangeStart w:id="151"/>
      <w:r w:rsidRPr="007E7DAB">
        <w:rPr>
          <w:lang w:val="en-US"/>
        </w:rPr>
        <w:t xml:space="preserve">%. </w:t>
      </w:r>
      <w:commentRangeEnd w:id="150"/>
      <w:r w:rsidR="004D5A06">
        <w:rPr>
          <w:rStyle w:val="CommentReference"/>
        </w:rPr>
        <w:commentReference w:id="150"/>
      </w:r>
      <w:commentRangeEnd w:id="151"/>
      <w:r w:rsidR="004D5A06">
        <w:rPr>
          <w:rStyle w:val="CommentReference"/>
        </w:rPr>
        <w:commentReference w:id="151"/>
      </w:r>
      <w:r w:rsidRPr="007E7DAB">
        <w:rPr>
          <w:lang w:val="en-US"/>
        </w:rPr>
        <w:t xml:space="preserve">Per default, </w:t>
      </w:r>
      <w:proofErr w:type="spellStart"/>
      <w:r w:rsidRPr="007E7DAB">
        <w:rPr>
          <w:lang w:val="en-US"/>
        </w:rPr>
        <w:t>Pycolator</w:t>
      </w:r>
      <w:proofErr w:type="spellEnd"/>
      <w:r w:rsidRPr="007E7DAB">
        <w:rPr>
          <w:lang w:val="en-US"/>
        </w:rPr>
        <w:t xml:space="preserve"> decides automatically after its first iteration if this metric is required based on the dataset, and adjusts its log, plots per iteration and functions like the early stopping criterion accordingly.</w:t>
      </w:r>
    </w:p>
    <w:p w14:paraId="4BAA25BD" w14:textId="77777777" w:rsidR="00233BB4" w:rsidRPr="007E7DAB" w:rsidRDefault="00233BB4">
      <w:pPr>
        <w:rPr>
          <w:lang w:val="en-US"/>
        </w:rPr>
        <w:sectPr w:rsidR="00233BB4" w:rsidRPr="007E7DAB">
          <w:headerReference w:type="even" r:id="rId91"/>
          <w:headerReference w:type="default" r:id="rId92"/>
          <w:footerReference w:type="even" r:id="rId93"/>
          <w:footerReference w:type="default" r:id="rId94"/>
          <w:headerReference w:type="first" r:id="rId95"/>
          <w:footerReference w:type="first" r:id="rId96"/>
          <w:pgSz w:w="11906" w:h="16838"/>
          <w:pgMar w:top="2200" w:right="1961" w:bottom="2139" w:left="2007" w:header="1513" w:footer="720" w:gutter="0"/>
          <w:cols w:space="720"/>
        </w:sectPr>
      </w:pPr>
    </w:p>
    <w:p w14:paraId="5976AB49" w14:textId="77777777" w:rsidR="00233BB4" w:rsidRPr="007E7DAB" w:rsidRDefault="008D08FB">
      <w:pPr>
        <w:tabs>
          <w:tab w:val="right" w:pos="7937"/>
        </w:tabs>
        <w:spacing w:after="152" w:line="265" w:lineRule="auto"/>
        <w:ind w:left="-15" w:firstLine="0"/>
        <w:jc w:val="left"/>
        <w:rPr>
          <w:lang w:val="en-US"/>
        </w:rPr>
      </w:pPr>
      <w:r w:rsidRPr="007E7DAB">
        <w:rPr>
          <w:lang w:val="en-US"/>
        </w:rPr>
        <w:lastRenderedPageBreak/>
        <w:t>16</w:t>
      </w:r>
      <w:r w:rsidRPr="007E7DAB">
        <w:rPr>
          <w:lang w:val="en-US"/>
        </w:rPr>
        <w:tab/>
      </w:r>
      <w:r w:rsidRPr="007E7DAB">
        <w:rPr>
          <w:rFonts w:ascii="Calibri" w:eastAsia="Calibri" w:hAnsi="Calibri" w:cs="Calibri"/>
          <w:i/>
          <w:lang w:val="en-US"/>
        </w:rPr>
        <w:t>CHAPTER 2. MATERIAL AND METHODS</w:t>
      </w:r>
      <w:r w:rsidRPr="007E7DAB">
        <w:rPr>
          <w:lang w:val="en-US"/>
        </w:rPr>
        <w:br w:type="page"/>
      </w:r>
    </w:p>
    <w:p w14:paraId="3895F160" w14:textId="77777777" w:rsidR="00233BB4" w:rsidRPr="007E7DAB" w:rsidRDefault="008D08FB">
      <w:pPr>
        <w:spacing w:after="411" w:line="265" w:lineRule="auto"/>
        <w:ind w:left="-5"/>
        <w:jc w:val="left"/>
        <w:rPr>
          <w:lang w:val="en-US"/>
        </w:rPr>
      </w:pPr>
      <w:r w:rsidRPr="007E7DAB">
        <w:rPr>
          <w:b/>
          <w:sz w:val="50"/>
          <w:lang w:val="en-US"/>
        </w:rPr>
        <w:lastRenderedPageBreak/>
        <w:t>Chapter 3</w:t>
      </w:r>
    </w:p>
    <w:p w14:paraId="6B59D241" w14:textId="77777777" w:rsidR="00233BB4" w:rsidRPr="007E7DAB" w:rsidRDefault="008D08FB">
      <w:pPr>
        <w:pStyle w:val="Heading1"/>
        <w:spacing w:after="715"/>
        <w:ind w:left="-5"/>
        <w:rPr>
          <w:lang w:val="en-US"/>
        </w:rPr>
      </w:pPr>
      <w:r w:rsidRPr="007E7DAB">
        <w:rPr>
          <w:lang w:val="en-US"/>
        </w:rPr>
        <w:t>Results</w:t>
      </w:r>
    </w:p>
    <w:p w14:paraId="6FE3F468" w14:textId="77777777" w:rsidR="00233BB4" w:rsidRPr="007E7DAB" w:rsidRDefault="008D08FB">
      <w:pPr>
        <w:pStyle w:val="Heading2"/>
        <w:spacing w:after="222"/>
        <w:ind w:left="867" w:hanging="882"/>
        <w:rPr>
          <w:lang w:val="en-US"/>
        </w:rPr>
      </w:pPr>
      <w:r w:rsidRPr="007E7DAB">
        <w:rPr>
          <w:lang w:val="en-US"/>
        </w:rPr>
        <w:t>3.1</w:t>
      </w:r>
      <w:r w:rsidRPr="007E7DAB">
        <w:rPr>
          <w:lang w:val="en-US"/>
        </w:rPr>
        <w:tab/>
        <w:t>Implementation of the Percolator algorithm</w:t>
      </w:r>
    </w:p>
    <w:p w14:paraId="17243019" w14:textId="77777777" w:rsidR="00233BB4" w:rsidRPr="007E7DAB" w:rsidRDefault="008D08FB">
      <w:pPr>
        <w:ind w:left="-5"/>
        <w:rPr>
          <w:lang w:val="en-US"/>
        </w:rPr>
      </w:pPr>
      <w:r w:rsidRPr="007E7DAB">
        <w:rPr>
          <w:lang w:val="en-US"/>
        </w:rPr>
        <w:t xml:space="preserve">The original </w:t>
      </w:r>
      <w:commentRangeStart w:id="152"/>
      <w:commentRangeStart w:id="153"/>
      <w:r w:rsidRPr="007E7DAB">
        <w:rPr>
          <w:lang w:val="en-US"/>
        </w:rPr>
        <w:t xml:space="preserve">Percolator </w:t>
      </w:r>
      <w:commentRangeEnd w:id="152"/>
      <w:r w:rsidR="005B108A">
        <w:rPr>
          <w:rStyle w:val="CommentReference"/>
        </w:rPr>
        <w:commentReference w:id="152"/>
      </w:r>
      <w:commentRangeEnd w:id="153"/>
      <w:r w:rsidR="005B108A">
        <w:rPr>
          <w:rStyle w:val="CommentReference"/>
        </w:rPr>
        <w:commentReference w:id="153"/>
      </w:r>
      <w:r w:rsidRPr="007E7DAB">
        <w:rPr>
          <w:lang w:val="en-US"/>
        </w:rPr>
        <w:t>algorithm finds 5412 cross-linked PSMs with a q-value of ≤ 1% on the used dataset (2). The re-implementation in python yields 5450 such PSMs on rank 1.</w:t>
      </w:r>
    </w:p>
    <w:p w14:paraId="6255DB5D" w14:textId="77777777" w:rsidR="00233BB4" w:rsidRPr="007E7DAB" w:rsidRDefault="008D08FB">
      <w:pPr>
        <w:spacing w:after="462"/>
        <w:ind w:left="-5"/>
        <w:rPr>
          <w:lang w:val="en-US"/>
        </w:rPr>
      </w:pPr>
      <w:commentRangeStart w:id="154"/>
      <w:commentRangeStart w:id="155"/>
      <w:r w:rsidRPr="007E7DAB">
        <w:rPr>
          <w:lang w:val="en-US"/>
        </w:rPr>
        <w:t xml:space="preserve">The implementation of </w:t>
      </w:r>
      <w:commentRangeEnd w:id="154"/>
      <w:r w:rsidR="005B108A">
        <w:rPr>
          <w:rStyle w:val="CommentReference"/>
        </w:rPr>
        <w:commentReference w:id="154"/>
      </w:r>
      <w:commentRangeEnd w:id="155"/>
      <w:r w:rsidR="005B108A">
        <w:rPr>
          <w:rStyle w:val="CommentReference"/>
        </w:rPr>
        <w:commentReference w:id="155"/>
      </w:r>
      <w:r w:rsidRPr="007E7DAB">
        <w:rPr>
          <w:lang w:val="en-US"/>
        </w:rPr>
        <w:t xml:space="preserve">feature normalization yielded an increase in the number of confident PSMs found, as the y-axis and legend of Figure 3.1 show. This type of plot is explained in Section 3.2. The performance of </w:t>
      </w:r>
      <w:proofErr w:type="spellStart"/>
      <w:r w:rsidRPr="007E7DAB">
        <w:rPr>
          <w:lang w:val="en-US"/>
        </w:rPr>
        <w:t>Pycolator</w:t>
      </w:r>
      <w:proofErr w:type="spellEnd"/>
      <w:r w:rsidRPr="007E7DAB">
        <w:rPr>
          <w:lang w:val="en-US"/>
        </w:rPr>
        <w:t xml:space="preserve"> with feature normalization is better from the first iteration on, and increases until iterations 7 or 8, when the results converge. Without feature normalization, the area under the pseudo ROC increases until iteration 3, when it begins to oscillate.</w:t>
      </w:r>
    </w:p>
    <w:p w14:paraId="12CD660A" w14:textId="77777777" w:rsidR="00233BB4" w:rsidRDefault="008D08FB">
      <w:pPr>
        <w:spacing w:after="139" w:line="259" w:lineRule="auto"/>
        <w:ind w:left="0" w:firstLine="0"/>
        <w:jc w:val="left"/>
      </w:pPr>
      <w:r>
        <w:rPr>
          <w:rFonts w:ascii="Calibri" w:eastAsia="Calibri" w:hAnsi="Calibri" w:cs="Calibri"/>
          <w:noProof/>
          <w:sz w:val="22"/>
        </w:rPr>
        <mc:AlternateContent>
          <mc:Choice Requires="wpg">
            <w:drawing>
              <wp:inline distT="0" distB="0" distL="0" distR="0" wp14:anchorId="1B05BEB2" wp14:editId="467164B7">
                <wp:extent cx="5039972" cy="1646396"/>
                <wp:effectExtent l="0" t="0" r="0" b="0"/>
                <wp:docPr id="26931" name="Group 26931"/>
                <wp:cNvGraphicFramePr/>
                <a:graphic xmlns:a="http://schemas.openxmlformats.org/drawingml/2006/main">
                  <a:graphicData uri="http://schemas.microsoft.com/office/word/2010/wordprocessingGroup">
                    <wpg:wgp>
                      <wpg:cNvGrpSpPr/>
                      <wpg:grpSpPr>
                        <a:xfrm>
                          <a:off x="0" y="0"/>
                          <a:ext cx="5039972" cy="1646396"/>
                          <a:chOff x="0" y="0"/>
                          <a:chExt cx="5039972" cy="1646396"/>
                        </a:xfrm>
                      </wpg:grpSpPr>
                      <pic:pic xmlns:pic="http://schemas.openxmlformats.org/drawingml/2006/picture">
                        <pic:nvPicPr>
                          <pic:cNvPr id="1510" name="Picture 1510"/>
                          <pic:cNvPicPr/>
                        </pic:nvPicPr>
                        <pic:blipFill>
                          <a:blip r:embed="rId97"/>
                          <a:stretch>
                            <a:fillRect/>
                          </a:stretch>
                        </pic:blipFill>
                        <pic:spPr>
                          <a:xfrm>
                            <a:off x="0" y="0"/>
                            <a:ext cx="2469593" cy="1646396"/>
                          </a:xfrm>
                          <a:prstGeom prst="rect">
                            <a:avLst/>
                          </a:prstGeom>
                        </pic:spPr>
                      </pic:pic>
                      <pic:pic xmlns:pic="http://schemas.openxmlformats.org/drawingml/2006/picture">
                        <pic:nvPicPr>
                          <pic:cNvPr id="1513" name="Picture 1513"/>
                          <pic:cNvPicPr/>
                        </pic:nvPicPr>
                        <pic:blipFill>
                          <a:blip r:embed="rId98"/>
                          <a:stretch>
                            <a:fillRect/>
                          </a:stretch>
                        </pic:blipFill>
                        <pic:spPr>
                          <a:xfrm>
                            <a:off x="2570379" y="0"/>
                            <a:ext cx="2469593" cy="1646396"/>
                          </a:xfrm>
                          <a:prstGeom prst="rect">
                            <a:avLst/>
                          </a:prstGeom>
                        </pic:spPr>
                      </pic:pic>
                    </wpg:wgp>
                  </a:graphicData>
                </a:graphic>
              </wp:inline>
            </w:drawing>
          </mc:Choice>
          <mc:Fallback xmlns:a="http://schemas.openxmlformats.org/drawingml/2006/main">
            <w:pict>
              <v:group id="Group 26931" style="width:396.848pt;height:129.637pt;mso-position-horizontal-relative:char;mso-position-vertical-relative:line" coordsize="50399,16463">
                <v:shape id="Picture 1510" style="position:absolute;width:24695;height:16463;left:0;top:0;" filled="f">
                  <v:imagedata r:id="rId99"/>
                </v:shape>
                <v:shape id="Picture 1513" style="position:absolute;width:24695;height:16463;left:25703;top:0;" filled="f">
                  <v:imagedata r:id="rId100"/>
                </v:shape>
              </v:group>
            </w:pict>
          </mc:Fallback>
        </mc:AlternateContent>
      </w:r>
    </w:p>
    <w:p w14:paraId="6CD04CA5" w14:textId="77777777" w:rsidR="00233BB4" w:rsidRPr="007E7DAB" w:rsidRDefault="008D08FB">
      <w:pPr>
        <w:pStyle w:val="Heading3"/>
        <w:tabs>
          <w:tab w:val="center" w:pos="1945"/>
          <w:tab w:val="center" w:pos="5992"/>
        </w:tabs>
        <w:spacing w:after="187"/>
        <w:ind w:left="0" w:firstLine="0"/>
        <w:rPr>
          <w:lang w:val="en-US"/>
        </w:rPr>
      </w:pPr>
      <w:r>
        <w:rPr>
          <w:rFonts w:ascii="Calibri" w:eastAsia="Calibri" w:hAnsi="Calibri" w:cs="Calibri"/>
          <w:b w:val="0"/>
          <w:sz w:val="22"/>
        </w:rPr>
        <w:tab/>
      </w:r>
      <w:r w:rsidRPr="007E7DAB">
        <w:rPr>
          <w:sz w:val="22"/>
          <w:lang w:val="en-US"/>
        </w:rPr>
        <w:t>(a)</w:t>
      </w:r>
      <w:r w:rsidRPr="007E7DAB">
        <w:rPr>
          <w:sz w:val="22"/>
          <w:lang w:val="en-US"/>
        </w:rPr>
        <w:tab/>
        <w:t>(b)</w:t>
      </w:r>
    </w:p>
    <w:p w14:paraId="0E194CEE" w14:textId="77777777" w:rsidR="00233BB4" w:rsidRPr="007E7DAB" w:rsidRDefault="008D08FB">
      <w:pPr>
        <w:spacing w:after="419" w:line="236" w:lineRule="auto"/>
        <w:ind w:left="194" w:right="184"/>
        <w:rPr>
          <w:lang w:val="en-US"/>
        </w:rPr>
      </w:pPr>
      <w:r w:rsidRPr="007E7DAB">
        <w:rPr>
          <w:b/>
          <w:sz w:val="22"/>
          <w:lang w:val="en-US"/>
        </w:rPr>
        <w:t xml:space="preserve">Figure 3.1: </w:t>
      </w:r>
      <w:r w:rsidRPr="007E7DAB">
        <w:rPr>
          <w:sz w:val="22"/>
          <w:lang w:val="en-US"/>
        </w:rPr>
        <w:t xml:space="preserve">Result of </w:t>
      </w:r>
      <w:proofErr w:type="spellStart"/>
      <w:r w:rsidRPr="007E7DAB">
        <w:rPr>
          <w:sz w:val="22"/>
          <w:lang w:val="en-US"/>
        </w:rPr>
        <w:t>Pycolator</w:t>
      </w:r>
      <w:proofErr w:type="spellEnd"/>
      <w:r w:rsidRPr="007E7DAB">
        <w:rPr>
          <w:sz w:val="22"/>
          <w:lang w:val="en-US"/>
        </w:rPr>
        <w:t xml:space="preserve"> without (3.1a) and with (3.1b) the implementation of feature normalization.</w:t>
      </w:r>
    </w:p>
    <w:p w14:paraId="7BA90B04" w14:textId="77777777" w:rsidR="00233BB4" w:rsidRDefault="008D08FB">
      <w:pPr>
        <w:spacing w:after="241" w:line="265" w:lineRule="auto"/>
        <w:jc w:val="center"/>
      </w:pPr>
      <w:r>
        <w:t>17</w:t>
      </w:r>
    </w:p>
    <w:commentRangeStart w:id="156"/>
    <w:commentRangeStart w:id="157"/>
    <w:p w14:paraId="1F18A060" w14:textId="77777777" w:rsidR="00233BB4" w:rsidRDefault="008D08FB">
      <w:pPr>
        <w:spacing w:after="139"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0731A736" wp14:editId="16E87738">
                <wp:extent cx="5039972" cy="1646395"/>
                <wp:effectExtent l="0" t="0" r="0" b="0"/>
                <wp:docPr id="27323" name="Group 27323"/>
                <wp:cNvGraphicFramePr/>
                <a:graphic xmlns:a="http://schemas.openxmlformats.org/drawingml/2006/main">
                  <a:graphicData uri="http://schemas.microsoft.com/office/word/2010/wordprocessingGroup">
                    <wpg:wgp>
                      <wpg:cNvGrpSpPr/>
                      <wpg:grpSpPr>
                        <a:xfrm>
                          <a:off x="0" y="0"/>
                          <a:ext cx="5039972" cy="1646395"/>
                          <a:chOff x="0" y="0"/>
                          <a:chExt cx="5039972" cy="1646395"/>
                        </a:xfrm>
                      </wpg:grpSpPr>
                      <pic:pic xmlns:pic="http://schemas.openxmlformats.org/drawingml/2006/picture">
                        <pic:nvPicPr>
                          <pic:cNvPr id="1541" name="Picture 1541"/>
                          <pic:cNvPicPr/>
                        </pic:nvPicPr>
                        <pic:blipFill>
                          <a:blip r:embed="rId101"/>
                          <a:stretch>
                            <a:fillRect/>
                          </a:stretch>
                        </pic:blipFill>
                        <pic:spPr>
                          <a:xfrm>
                            <a:off x="0" y="0"/>
                            <a:ext cx="2469593" cy="1646395"/>
                          </a:xfrm>
                          <a:prstGeom prst="rect">
                            <a:avLst/>
                          </a:prstGeom>
                        </pic:spPr>
                      </pic:pic>
                      <pic:pic xmlns:pic="http://schemas.openxmlformats.org/drawingml/2006/picture">
                        <pic:nvPicPr>
                          <pic:cNvPr id="1544" name="Picture 1544"/>
                          <pic:cNvPicPr/>
                        </pic:nvPicPr>
                        <pic:blipFill>
                          <a:blip r:embed="rId102"/>
                          <a:stretch>
                            <a:fillRect/>
                          </a:stretch>
                        </pic:blipFill>
                        <pic:spPr>
                          <a:xfrm>
                            <a:off x="2570379" y="0"/>
                            <a:ext cx="2469593" cy="1646395"/>
                          </a:xfrm>
                          <a:prstGeom prst="rect">
                            <a:avLst/>
                          </a:prstGeom>
                        </pic:spPr>
                      </pic:pic>
                    </wpg:wgp>
                  </a:graphicData>
                </a:graphic>
              </wp:inline>
            </w:drawing>
          </mc:Choice>
          <mc:Fallback xmlns:a="http://schemas.openxmlformats.org/drawingml/2006/main">
            <w:pict>
              <v:group id="Group 27323" style="width:396.848pt;height:129.637pt;mso-position-horizontal-relative:char;mso-position-vertical-relative:line" coordsize="50399,16463">
                <v:shape id="Picture 1541" style="position:absolute;width:24695;height:16463;left:0;top:0;" filled="f">
                  <v:imagedata r:id="rId103"/>
                </v:shape>
                <v:shape id="Picture 1544" style="position:absolute;width:24695;height:16463;left:25703;top:0;" filled="f">
                  <v:imagedata r:id="rId104"/>
                </v:shape>
              </v:group>
            </w:pict>
          </mc:Fallback>
        </mc:AlternateContent>
      </w:r>
      <w:commentRangeEnd w:id="156"/>
      <w:r w:rsidR="007C7C63">
        <w:rPr>
          <w:rStyle w:val="CommentReference"/>
        </w:rPr>
        <w:commentReference w:id="156"/>
      </w:r>
      <w:commentRangeEnd w:id="157"/>
      <w:r w:rsidR="007C7C63">
        <w:rPr>
          <w:rStyle w:val="CommentReference"/>
        </w:rPr>
        <w:commentReference w:id="157"/>
      </w:r>
    </w:p>
    <w:p w14:paraId="0ECD4989" w14:textId="77777777" w:rsidR="00233BB4" w:rsidRDefault="008D08FB">
      <w:pPr>
        <w:pStyle w:val="Heading3"/>
        <w:tabs>
          <w:tab w:val="center" w:pos="1945"/>
          <w:tab w:val="center" w:pos="5992"/>
        </w:tabs>
        <w:spacing w:after="0"/>
        <w:ind w:left="0" w:firstLine="0"/>
      </w:pPr>
      <w:r>
        <w:rPr>
          <w:rFonts w:ascii="Calibri" w:eastAsia="Calibri" w:hAnsi="Calibri" w:cs="Calibri"/>
          <w:b w:val="0"/>
          <w:sz w:val="22"/>
        </w:rPr>
        <w:tab/>
      </w:r>
      <w:r>
        <w:rPr>
          <w:sz w:val="22"/>
        </w:rPr>
        <w:t>(a)</w:t>
      </w:r>
      <w:r>
        <w:rPr>
          <w:sz w:val="22"/>
        </w:rPr>
        <w:tab/>
        <w:t>(b)</w:t>
      </w:r>
    </w:p>
    <w:p w14:paraId="748ACB42" w14:textId="77777777" w:rsidR="00233BB4" w:rsidRDefault="008D08FB">
      <w:pPr>
        <w:spacing w:after="139" w:line="259" w:lineRule="auto"/>
        <w:ind w:left="2024" w:firstLine="0"/>
        <w:jc w:val="left"/>
      </w:pPr>
      <w:r>
        <w:rPr>
          <w:noProof/>
        </w:rPr>
        <w:drawing>
          <wp:inline distT="0" distB="0" distL="0" distR="0" wp14:anchorId="6F326673" wp14:editId="7B913213">
            <wp:extent cx="2469593" cy="1646396"/>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05"/>
                    <a:stretch>
                      <a:fillRect/>
                    </a:stretch>
                  </pic:blipFill>
                  <pic:spPr>
                    <a:xfrm>
                      <a:off x="0" y="0"/>
                      <a:ext cx="2469593" cy="1646396"/>
                    </a:xfrm>
                    <a:prstGeom prst="rect">
                      <a:avLst/>
                    </a:prstGeom>
                  </pic:spPr>
                </pic:pic>
              </a:graphicData>
            </a:graphic>
          </wp:inline>
        </w:drawing>
      </w:r>
    </w:p>
    <w:p w14:paraId="0BA48F8D" w14:textId="77777777" w:rsidR="00233BB4" w:rsidRPr="007E7DAB" w:rsidRDefault="008D08FB">
      <w:pPr>
        <w:pStyle w:val="Heading3"/>
        <w:spacing w:after="187"/>
        <w:ind w:left="19" w:right="9"/>
        <w:jc w:val="center"/>
        <w:rPr>
          <w:lang w:val="en-US"/>
        </w:rPr>
      </w:pPr>
      <w:r w:rsidRPr="007E7DAB">
        <w:rPr>
          <w:sz w:val="22"/>
          <w:lang w:val="en-US"/>
        </w:rPr>
        <w:t>(c)</w:t>
      </w:r>
    </w:p>
    <w:p w14:paraId="4323CF57" w14:textId="77777777" w:rsidR="00233BB4" w:rsidRPr="007E7DAB" w:rsidRDefault="008D08FB">
      <w:pPr>
        <w:spacing w:after="965" w:line="236" w:lineRule="auto"/>
        <w:ind w:left="194" w:right="184"/>
        <w:rPr>
          <w:lang w:val="en-US"/>
        </w:rPr>
      </w:pPr>
      <w:r w:rsidRPr="007E7DAB">
        <w:rPr>
          <w:b/>
          <w:sz w:val="22"/>
          <w:lang w:val="en-US"/>
        </w:rPr>
        <w:t xml:space="preserve">Figure 3.2: </w:t>
      </w:r>
      <w:r w:rsidRPr="007E7DAB">
        <w:rPr>
          <w:sz w:val="22"/>
          <w:lang w:val="en-US"/>
        </w:rPr>
        <w:t xml:space="preserve">Example of the plots output by </w:t>
      </w:r>
      <w:proofErr w:type="spellStart"/>
      <w:r w:rsidRPr="007E7DAB">
        <w:rPr>
          <w:sz w:val="22"/>
          <w:lang w:val="en-US"/>
        </w:rPr>
        <w:t>Pycolator</w:t>
      </w:r>
      <w:proofErr w:type="spellEnd"/>
      <w:r w:rsidRPr="007E7DAB">
        <w:rPr>
          <w:sz w:val="22"/>
          <w:lang w:val="en-US"/>
        </w:rPr>
        <w:t xml:space="preserve">, generated by running with default parameters on the given dataset (2). 3.2a shows the result of </w:t>
      </w:r>
      <w:proofErr w:type="spellStart"/>
      <w:r w:rsidRPr="007E7DAB">
        <w:rPr>
          <w:sz w:val="22"/>
          <w:lang w:val="en-US"/>
        </w:rPr>
        <w:t>noncross</w:t>
      </w:r>
      <w:proofErr w:type="spellEnd"/>
      <w:r w:rsidRPr="007E7DAB">
        <w:rPr>
          <w:sz w:val="22"/>
          <w:lang w:val="en-US"/>
        </w:rPr>
        <w:t>-linked PSMs, 3.2b that of cross-linked and 3.2c that of all PSMs in the dataset.</w:t>
      </w:r>
    </w:p>
    <w:p w14:paraId="4FD62282" w14:textId="77777777" w:rsidR="00233BB4" w:rsidRPr="007E7DAB" w:rsidRDefault="008D08FB">
      <w:pPr>
        <w:pStyle w:val="Heading2"/>
        <w:spacing w:after="488"/>
        <w:ind w:left="867" w:hanging="882"/>
        <w:rPr>
          <w:lang w:val="en-US"/>
        </w:rPr>
      </w:pPr>
      <w:r w:rsidRPr="007E7DAB">
        <w:rPr>
          <w:lang w:val="en-US"/>
        </w:rPr>
        <w:t>3.2</w:t>
      </w:r>
      <w:r w:rsidRPr="007E7DAB">
        <w:rPr>
          <w:lang w:val="en-US"/>
        </w:rPr>
        <w:tab/>
        <w:t>Adapting Percolator to Cross-link Identification</w:t>
      </w:r>
    </w:p>
    <w:p w14:paraId="64F6B043" w14:textId="77777777" w:rsidR="00233BB4" w:rsidRPr="007E7DAB" w:rsidRDefault="008D08FB">
      <w:pPr>
        <w:ind w:left="-5"/>
        <w:rPr>
          <w:lang w:val="en-US"/>
        </w:rPr>
      </w:pPr>
      <w:commentRangeStart w:id="158"/>
      <w:commentRangeStart w:id="159"/>
      <w:r w:rsidRPr="007E7DAB">
        <w:rPr>
          <w:lang w:val="en-US"/>
        </w:rPr>
        <w:t xml:space="preserve">An example of the plots created by </w:t>
      </w:r>
      <w:proofErr w:type="spellStart"/>
      <w:r w:rsidRPr="007E7DAB">
        <w:rPr>
          <w:lang w:val="en-US"/>
        </w:rPr>
        <w:t>Pycolator</w:t>
      </w:r>
      <w:proofErr w:type="spellEnd"/>
      <w:r w:rsidRPr="007E7DAB">
        <w:rPr>
          <w:lang w:val="en-US"/>
        </w:rPr>
        <w:t xml:space="preserve"> are shown in Figure 3.2.</w:t>
      </w:r>
    </w:p>
    <w:p w14:paraId="66D4EEC7" w14:textId="77777777" w:rsidR="00233BB4" w:rsidRPr="007E7DAB" w:rsidRDefault="008D08FB">
      <w:pPr>
        <w:ind w:left="-5"/>
        <w:rPr>
          <w:lang w:val="en-US"/>
        </w:rPr>
      </w:pPr>
      <w:r w:rsidRPr="007E7DAB">
        <w:rPr>
          <w:lang w:val="en-US"/>
        </w:rPr>
        <w:t>3.2a shows the pseudo ROC of the non-</w:t>
      </w:r>
      <w:proofErr w:type="gramStart"/>
      <w:r w:rsidRPr="007E7DAB">
        <w:rPr>
          <w:lang w:val="en-US"/>
        </w:rPr>
        <w:t>cross-linked</w:t>
      </w:r>
      <w:proofErr w:type="gramEnd"/>
      <w:r w:rsidRPr="007E7DAB">
        <w:rPr>
          <w:lang w:val="en-US"/>
        </w:rPr>
        <w:t xml:space="preserve"> PSMs in every iteration, 3.2b the cross-linked and 3.2c all of the PSMs. In each, every iterations pseudo </w:t>
      </w:r>
      <w:commentRangeEnd w:id="158"/>
      <w:r w:rsidR="000F4D9A">
        <w:rPr>
          <w:rStyle w:val="CommentReference"/>
        </w:rPr>
        <w:commentReference w:id="158"/>
      </w:r>
      <w:commentRangeEnd w:id="159"/>
      <w:r w:rsidR="000F4D9A">
        <w:rPr>
          <w:rStyle w:val="CommentReference"/>
        </w:rPr>
        <w:commentReference w:id="159"/>
      </w:r>
      <w:r w:rsidRPr="007E7DAB">
        <w:rPr>
          <w:lang w:val="en-US"/>
        </w:rPr>
        <w:t xml:space="preserve">ROC curve has its own color, fading from red in iteration 1 to blue in iteration 10. The colors can be assigned from the legend, which also shows the area under the depicted pseudo ROC curve. Every curve ranges from </w:t>
      </w:r>
      <w:proofErr w:type="spellStart"/>
      <w:r w:rsidRPr="007E7DAB">
        <w:rPr>
          <w:lang w:val="en-US"/>
        </w:rPr>
        <w:t>qvalues</w:t>
      </w:r>
      <w:proofErr w:type="spellEnd"/>
      <w:r w:rsidRPr="007E7DAB">
        <w:rPr>
          <w:lang w:val="en-US"/>
        </w:rPr>
        <w:t xml:space="preserve"> 0 to 5% and the y-axis is scaled appropriate for the data. As explained in 1.1.5, a higher </w:t>
      </w:r>
      <w:commentRangeStart w:id="160"/>
      <w:commentRangeStart w:id="161"/>
      <w:r w:rsidRPr="007E7DAB">
        <w:rPr>
          <w:lang w:val="en-US"/>
        </w:rPr>
        <w:t>and more left (pseudo)</w:t>
      </w:r>
      <w:commentRangeEnd w:id="160"/>
      <w:r w:rsidR="007C7C63">
        <w:rPr>
          <w:rStyle w:val="CommentReference"/>
        </w:rPr>
        <w:commentReference w:id="160"/>
      </w:r>
      <w:commentRangeEnd w:id="161"/>
      <w:r w:rsidR="007C7C63">
        <w:rPr>
          <w:rStyle w:val="CommentReference"/>
        </w:rPr>
        <w:commentReference w:id="161"/>
      </w:r>
      <w:r w:rsidRPr="007E7DAB">
        <w:rPr>
          <w:lang w:val="en-US"/>
        </w:rPr>
        <w:t xml:space="preserve"> ROC curve represents better classification. Thus, Figure 3.2c shows that the result of </w:t>
      </w:r>
      <w:proofErr w:type="spellStart"/>
      <w:r w:rsidRPr="007E7DAB">
        <w:rPr>
          <w:lang w:val="en-US"/>
        </w:rPr>
        <w:t>Pycolator</w:t>
      </w:r>
      <w:proofErr w:type="spellEnd"/>
      <w:r w:rsidRPr="007E7DAB">
        <w:rPr>
          <w:lang w:val="en-US"/>
        </w:rPr>
        <w:t xml:space="preserve"> improves over most iterations.</w:t>
      </w:r>
    </w:p>
    <w:p w14:paraId="11D92C7A" w14:textId="77777777" w:rsidR="00233BB4" w:rsidRPr="007E7DAB" w:rsidRDefault="00233BB4">
      <w:pPr>
        <w:rPr>
          <w:lang w:val="en-US"/>
        </w:rPr>
        <w:sectPr w:rsidR="00233BB4" w:rsidRPr="007E7DAB">
          <w:headerReference w:type="even" r:id="rId106"/>
          <w:headerReference w:type="default" r:id="rId107"/>
          <w:footerReference w:type="even" r:id="rId108"/>
          <w:footerReference w:type="default" r:id="rId109"/>
          <w:headerReference w:type="first" r:id="rId110"/>
          <w:footerReference w:type="first" r:id="rId111"/>
          <w:pgSz w:w="11906" w:h="16838"/>
          <w:pgMar w:top="1513" w:right="1961" w:bottom="1544" w:left="2007" w:header="720" w:footer="720" w:gutter="0"/>
          <w:cols w:space="720"/>
          <w:titlePg/>
        </w:sectPr>
      </w:pPr>
    </w:p>
    <w:p w14:paraId="538BF22D" w14:textId="77777777" w:rsidR="00233BB4" w:rsidRPr="007E7DAB" w:rsidRDefault="008D08FB">
      <w:pPr>
        <w:pStyle w:val="Heading3"/>
        <w:tabs>
          <w:tab w:val="center" w:pos="2101"/>
        </w:tabs>
        <w:spacing w:after="176"/>
        <w:ind w:left="-15" w:firstLine="0"/>
        <w:rPr>
          <w:lang w:val="en-US"/>
        </w:rPr>
      </w:pPr>
      <w:r w:rsidRPr="007E7DAB">
        <w:rPr>
          <w:lang w:val="en-US"/>
        </w:rPr>
        <w:lastRenderedPageBreak/>
        <w:t>3.2.1</w:t>
      </w:r>
      <w:r w:rsidRPr="007E7DAB">
        <w:rPr>
          <w:lang w:val="en-US"/>
        </w:rPr>
        <w:tab/>
        <w:t>Different Ranks</w:t>
      </w:r>
    </w:p>
    <w:p w14:paraId="3AD6887B" w14:textId="77777777" w:rsidR="00233BB4" w:rsidRPr="007E7DAB" w:rsidRDefault="008D08FB">
      <w:pPr>
        <w:spacing w:after="669"/>
        <w:ind w:left="-5"/>
        <w:rPr>
          <w:lang w:val="en-US"/>
        </w:rPr>
      </w:pPr>
      <w:r w:rsidRPr="007E7DAB">
        <w:rPr>
          <w:lang w:val="en-US"/>
        </w:rPr>
        <w:t xml:space="preserve">Figure 3.3 shows the pseudo ROCs of </w:t>
      </w:r>
      <w:proofErr w:type="spellStart"/>
      <w:r w:rsidRPr="007E7DAB">
        <w:rPr>
          <w:lang w:val="en-US"/>
        </w:rPr>
        <w:t>Pycolator</w:t>
      </w:r>
      <w:proofErr w:type="spellEnd"/>
      <w:r w:rsidRPr="007E7DAB">
        <w:rPr>
          <w:lang w:val="en-US"/>
        </w:rPr>
        <w:t xml:space="preserve"> before the implementation of </w:t>
      </w:r>
      <w:commentRangeStart w:id="162"/>
      <w:commentRangeStart w:id="163"/>
      <w:r w:rsidRPr="007E7DAB">
        <w:rPr>
          <w:lang w:val="en-US"/>
        </w:rPr>
        <w:t>the new mechanism</w:t>
      </w:r>
      <w:commentRangeEnd w:id="162"/>
      <w:r w:rsidR="007C7C63">
        <w:rPr>
          <w:rStyle w:val="CommentReference"/>
        </w:rPr>
        <w:commentReference w:id="162"/>
      </w:r>
      <w:commentRangeEnd w:id="163"/>
      <w:r w:rsidR="007C7C63">
        <w:rPr>
          <w:rStyle w:val="CommentReference"/>
        </w:rPr>
        <w:commentReference w:id="163"/>
      </w:r>
      <w:r w:rsidRPr="007E7DAB">
        <w:rPr>
          <w:lang w:val="en-US"/>
        </w:rPr>
        <w:t xml:space="preserve">. 3.3a was plotted when </w:t>
      </w:r>
      <w:proofErr w:type="spellStart"/>
      <w:r w:rsidRPr="007E7DAB">
        <w:rPr>
          <w:lang w:val="en-US"/>
        </w:rPr>
        <w:t>Pycolator</w:t>
      </w:r>
      <w:proofErr w:type="spellEnd"/>
      <w:r w:rsidRPr="007E7DAB">
        <w:rPr>
          <w:lang w:val="en-US"/>
        </w:rPr>
        <w:t xml:space="preserve"> used all PSMs available, meaning all ranks, and only at the end PSMs ranking lower than 1 were excluded. 3.3b is the result of running </w:t>
      </w:r>
      <w:proofErr w:type="spellStart"/>
      <w:r w:rsidRPr="007E7DAB">
        <w:rPr>
          <w:lang w:val="en-US"/>
        </w:rPr>
        <w:t>Pycolator</w:t>
      </w:r>
      <w:proofErr w:type="spellEnd"/>
      <w:r w:rsidRPr="007E7DAB">
        <w:rPr>
          <w:lang w:val="en-US"/>
        </w:rPr>
        <w:t xml:space="preserve"> only with rank 1 PSMs of the given dataset (2) and 3.3c shows </w:t>
      </w:r>
      <w:proofErr w:type="gramStart"/>
      <w:r w:rsidRPr="007E7DAB">
        <w:rPr>
          <w:lang w:val="en-US"/>
        </w:rPr>
        <w:t>the final result</w:t>
      </w:r>
      <w:proofErr w:type="gramEnd"/>
      <w:r w:rsidRPr="007E7DAB">
        <w:rPr>
          <w:lang w:val="en-US"/>
        </w:rPr>
        <w:t xml:space="preserve"> with the new feature. As one can see, without the new mechanism </w:t>
      </w:r>
      <w:proofErr w:type="spellStart"/>
      <w:r w:rsidRPr="007E7DAB">
        <w:rPr>
          <w:lang w:val="en-US"/>
        </w:rPr>
        <w:t>Pycolator</w:t>
      </w:r>
      <w:proofErr w:type="spellEnd"/>
      <w:r w:rsidRPr="007E7DAB">
        <w:rPr>
          <w:lang w:val="en-US"/>
        </w:rPr>
        <w:t xml:space="preserve"> gradually improves the area under the curve and takes 5 and 4 iterations to roughly converge when given every PSM or only rank 1 PSMs to </w:t>
      </w:r>
      <w:proofErr w:type="gramStart"/>
      <w:r w:rsidRPr="007E7DAB">
        <w:rPr>
          <w:lang w:val="en-US"/>
        </w:rPr>
        <w:t>train</w:t>
      </w:r>
      <w:proofErr w:type="gramEnd"/>
      <w:r w:rsidRPr="007E7DAB">
        <w:rPr>
          <w:lang w:val="en-US"/>
        </w:rPr>
        <w:t xml:space="preserve"> respectively. This can be seen by the AUC results after every iteration or the ROC curves themselves. </w:t>
      </w:r>
      <w:proofErr w:type="gramStart"/>
      <w:r w:rsidRPr="007E7DAB">
        <w:rPr>
          <w:lang w:val="en-US"/>
        </w:rPr>
        <w:t>The end result</w:t>
      </w:r>
      <w:proofErr w:type="gramEnd"/>
      <w:r w:rsidRPr="007E7DAB">
        <w:rPr>
          <w:lang w:val="en-US"/>
        </w:rPr>
        <w:t>, however, is better when removing the lower ranking PSMs right at the beginning (AUC of 345</w:t>
      </w:r>
      <w:r w:rsidRPr="007E7DAB">
        <w:rPr>
          <w:i/>
          <w:lang w:val="en-US"/>
        </w:rPr>
        <w:t>.</w:t>
      </w:r>
      <w:r w:rsidRPr="007E7DAB">
        <w:rPr>
          <w:lang w:val="en-US"/>
        </w:rPr>
        <w:t>79) instead of in the end (AUC of 343</w:t>
      </w:r>
      <w:r w:rsidRPr="007E7DAB">
        <w:rPr>
          <w:i/>
          <w:lang w:val="en-US"/>
        </w:rPr>
        <w:t>.</w:t>
      </w:r>
      <w:r w:rsidRPr="007E7DAB">
        <w:rPr>
          <w:lang w:val="en-US"/>
        </w:rPr>
        <w:t xml:space="preserve">21 after dropping the lower ranking PSMs). Since in the latter case </w:t>
      </w:r>
      <w:proofErr w:type="spellStart"/>
      <w:r w:rsidRPr="007E7DAB">
        <w:rPr>
          <w:lang w:val="en-US"/>
        </w:rPr>
        <w:t>Pycolator</w:t>
      </w:r>
      <w:proofErr w:type="spellEnd"/>
      <w:r w:rsidRPr="007E7DAB">
        <w:rPr>
          <w:lang w:val="en-US"/>
        </w:rPr>
        <w:t xml:space="preserve"> ended with an AUC of 343</w:t>
      </w:r>
      <w:r w:rsidRPr="007E7DAB">
        <w:rPr>
          <w:i/>
          <w:lang w:val="en-US"/>
        </w:rPr>
        <w:t>.</w:t>
      </w:r>
      <w:r w:rsidRPr="007E7DAB">
        <w:rPr>
          <w:lang w:val="en-US"/>
        </w:rPr>
        <w:t>79 as one can see in 3.3a</w:t>
      </w:r>
      <w:commentRangeStart w:id="164"/>
      <w:r w:rsidRPr="007E7DAB">
        <w:rPr>
          <w:lang w:val="en-US"/>
        </w:rPr>
        <w:t xml:space="preserve">, dropping the PSMs slightly worsened </w:t>
      </w:r>
      <w:proofErr w:type="gramStart"/>
      <w:r w:rsidRPr="007E7DAB">
        <w:rPr>
          <w:lang w:val="en-US"/>
        </w:rPr>
        <w:t>the end result</w:t>
      </w:r>
      <w:proofErr w:type="gramEnd"/>
      <w:r w:rsidRPr="007E7DAB">
        <w:rPr>
          <w:lang w:val="en-US"/>
        </w:rPr>
        <w:t xml:space="preserve">. </w:t>
      </w:r>
      <w:commentRangeEnd w:id="164"/>
      <w:r w:rsidR="000F4D9A">
        <w:rPr>
          <w:rStyle w:val="CommentReference"/>
        </w:rPr>
        <w:commentReference w:id="164"/>
      </w:r>
      <w:r w:rsidRPr="007E7DAB">
        <w:rPr>
          <w:lang w:val="en-US"/>
        </w:rPr>
        <w:t xml:space="preserve">With the new feature, the algorithm takes about 5 iterations to converge, then performs a jump and again improves over two iterations. </w:t>
      </w:r>
      <w:proofErr w:type="gramStart"/>
      <w:r w:rsidRPr="007E7DAB">
        <w:rPr>
          <w:lang w:val="en-US"/>
        </w:rPr>
        <w:t>The end result</w:t>
      </w:r>
      <w:proofErr w:type="gramEnd"/>
      <w:r w:rsidRPr="007E7DAB">
        <w:rPr>
          <w:lang w:val="en-US"/>
        </w:rPr>
        <w:t>, an AUC of 348</w:t>
      </w:r>
      <w:r w:rsidRPr="007E7DAB">
        <w:rPr>
          <w:i/>
          <w:lang w:val="en-US"/>
        </w:rPr>
        <w:t>.</w:t>
      </w:r>
      <w:r w:rsidRPr="007E7DAB">
        <w:rPr>
          <w:lang w:val="en-US"/>
        </w:rPr>
        <w:t xml:space="preserve">13, is higher than both alternatives. A t-test with the AUC results of 10 repetitions between the new procedure and providing </w:t>
      </w:r>
      <w:proofErr w:type="spellStart"/>
      <w:r w:rsidRPr="007E7DAB">
        <w:rPr>
          <w:lang w:val="en-US"/>
        </w:rPr>
        <w:t>Pycolator</w:t>
      </w:r>
      <w:proofErr w:type="spellEnd"/>
      <w:r w:rsidRPr="007E7DAB">
        <w:rPr>
          <w:lang w:val="en-US"/>
        </w:rPr>
        <w:t xml:space="preserve"> with all PSMs yielded a p-value of 2</w:t>
      </w:r>
      <w:r w:rsidRPr="007E7DAB">
        <w:rPr>
          <w:i/>
          <w:lang w:val="en-US"/>
        </w:rPr>
        <w:t>.</w:t>
      </w:r>
      <w:r w:rsidRPr="007E7DAB">
        <w:rPr>
          <w:lang w:val="en-US"/>
        </w:rPr>
        <w:t>77 · 10</w:t>
      </w:r>
      <w:r w:rsidRPr="007E7DAB">
        <w:rPr>
          <w:vertAlign w:val="superscript"/>
          <w:lang w:val="en-US"/>
        </w:rPr>
        <w:t xml:space="preserve">−12 </w:t>
      </w:r>
      <w:r w:rsidRPr="007E7DAB">
        <w:rPr>
          <w:lang w:val="en-US"/>
        </w:rPr>
        <w:t xml:space="preserve">and between the new procedure and providing </w:t>
      </w:r>
      <w:proofErr w:type="spellStart"/>
      <w:r w:rsidRPr="007E7DAB">
        <w:rPr>
          <w:lang w:val="en-US"/>
        </w:rPr>
        <w:t>Pycolator</w:t>
      </w:r>
      <w:proofErr w:type="spellEnd"/>
      <w:r w:rsidRPr="007E7DAB">
        <w:rPr>
          <w:lang w:val="en-US"/>
        </w:rPr>
        <w:t xml:space="preserve"> with only rank one PSMs yielded 4</w:t>
      </w:r>
      <w:r w:rsidRPr="007E7DAB">
        <w:rPr>
          <w:i/>
          <w:lang w:val="en-US"/>
        </w:rPr>
        <w:t>.</w:t>
      </w:r>
      <w:r w:rsidRPr="007E7DAB">
        <w:rPr>
          <w:lang w:val="en-US"/>
        </w:rPr>
        <w:t>17 · 10</w:t>
      </w:r>
      <w:r w:rsidRPr="007E7DAB">
        <w:rPr>
          <w:vertAlign w:val="superscript"/>
          <w:lang w:val="en-US"/>
        </w:rPr>
        <w:t xml:space="preserve">−9 </w:t>
      </w:r>
      <w:r w:rsidRPr="007E7DAB">
        <w:rPr>
          <w:lang w:val="en-US"/>
        </w:rPr>
        <w:t>as p-value.</w:t>
      </w:r>
    </w:p>
    <w:p w14:paraId="533EB23F" w14:textId="77777777" w:rsidR="00233BB4" w:rsidRPr="007E7DAB" w:rsidRDefault="008D08FB">
      <w:pPr>
        <w:pStyle w:val="Heading3"/>
        <w:tabs>
          <w:tab w:val="center" w:pos="3617"/>
        </w:tabs>
        <w:spacing w:after="176"/>
        <w:ind w:left="-15" w:firstLine="0"/>
        <w:rPr>
          <w:lang w:val="en-US"/>
        </w:rPr>
      </w:pPr>
      <w:r w:rsidRPr="007E7DAB">
        <w:rPr>
          <w:lang w:val="en-US"/>
        </w:rPr>
        <w:t>3.2.2</w:t>
      </w:r>
      <w:r w:rsidRPr="007E7DAB">
        <w:rPr>
          <w:lang w:val="en-US"/>
        </w:rPr>
        <w:tab/>
        <w:t>Characteristics of Cross-linked PSMs</w:t>
      </w:r>
    </w:p>
    <w:p w14:paraId="2748F361" w14:textId="77777777" w:rsidR="00233BB4" w:rsidRPr="007E7DAB" w:rsidRDefault="008D08FB">
      <w:pPr>
        <w:pStyle w:val="Heading4"/>
        <w:spacing w:after="230"/>
        <w:ind w:left="-5"/>
        <w:rPr>
          <w:lang w:val="en-US"/>
        </w:rPr>
      </w:pPr>
      <w:r w:rsidRPr="007E7DAB">
        <w:rPr>
          <w:lang w:val="en-US"/>
        </w:rPr>
        <w:t>Proportions of Different Classes</w:t>
      </w:r>
    </w:p>
    <w:p w14:paraId="34AD9792" w14:textId="77777777" w:rsidR="00233BB4" w:rsidRPr="007E7DAB" w:rsidRDefault="008D08FB">
      <w:pPr>
        <w:ind w:left="-5"/>
        <w:rPr>
          <w:lang w:val="en-US"/>
        </w:rPr>
      </w:pPr>
      <w:commentRangeStart w:id="165"/>
      <w:commentRangeStart w:id="166"/>
      <w:r w:rsidRPr="007E7DAB">
        <w:rPr>
          <w:lang w:val="en-US"/>
        </w:rPr>
        <w:t xml:space="preserve">Maintaining the proportion of classes works as intended: The log of two test runs of </w:t>
      </w:r>
      <w:proofErr w:type="spellStart"/>
      <w:r w:rsidRPr="007E7DAB">
        <w:rPr>
          <w:lang w:val="en-US"/>
        </w:rPr>
        <w:t>Pycolator</w:t>
      </w:r>
      <w:proofErr w:type="spellEnd"/>
      <w:r w:rsidRPr="007E7DAB">
        <w:rPr>
          <w:lang w:val="en-US"/>
        </w:rPr>
        <w:t xml:space="preserve"> when it calculated and output the ratio of targets to decoys in every of the outer split and the whole dataset showed following results: Without maintaining the ratios of target to decoy PSMs in each of the three splits, these ranged from 1</w:t>
      </w:r>
      <w:r w:rsidRPr="007E7DAB">
        <w:rPr>
          <w:i/>
          <w:lang w:val="en-US"/>
        </w:rPr>
        <w:t>.</w:t>
      </w:r>
      <w:r w:rsidRPr="007E7DAB">
        <w:rPr>
          <w:lang w:val="en-US"/>
        </w:rPr>
        <w:t>173 to 1</w:t>
      </w:r>
      <w:r w:rsidRPr="007E7DAB">
        <w:rPr>
          <w:i/>
          <w:lang w:val="en-US"/>
        </w:rPr>
        <w:t>.</w:t>
      </w:r>
      <w:r w:rsidRPr="007E7DAB">
        <w:rPr>
          <w:lang w:val="en-US"/>
        </w:rPr>
        <w:t>203, while the ratio is 1</w:t>
      </w:r>
      <w:r w:rsidRPr="007E7DAB">
        <w:rPr>
          <w:i/>
          <w:lang w:val="en-US"/>
        </w:rPr>
        <w:t>.</w:t>
      </w:r>
      <w:r w:rsidRPr="007E7DAB">
        <w:rPr>
          <w:lang w:val="en-US"/>
        </w:rPr>
        <w:t>8865 in the whole dataset. With maintaining the ratio according to the new method however, these ranged from 1</w:t>
      </w:r>
      <w:r w:rsidRPr="007E7DAB">
        <w:rPr>
          <w:i/>
          <w:lang w:val="en-US"/>
        </w:rPr>
        <w:t>.</w:t>
      </w:r>
      <w:r w:rsidRPr="007E7DAB">
        <w:rPr>
          <w:lang w:val="en-US"/>
        </w:rPr>
        <w:t>18862 to 1</w:t>
      </w:r>
      <w:r w:rsidRPr="007E7DAB">
        <w:rPr>
          <w:i/>
          <w:lang w:val="en-US"/>
        </w:rPr>
        <w:t>.</w:t>
      </w:r>
      <w:r w:rsidRPr="007E7DAB">
        <w:rPr>
          <w:lang w:val="en-US"/>
        </w:rPr>
        <w:t>18870, while the ratio is 1</w:t>
      </w:r>
      <w:r w:rsidRPr="007E7DAB">
        <w:rPr>
          <w:i/>
          <w:lang w:val="en-US"/>
        </w:rPr>
        <w:t>.</w:t>
      </w:r>
      <w:r w:rsidRPr="007E7DAB">
        <w:rPr>
          <w:lang w:val="en-US"/>
        </w:rPr>
        <w:t>18865 in the whole dataset.</w:t>
      </w:r>
    </w:p>
    <w:p w14:paraId="029C92E3" w14:textId="77777777" w:rsidR="00233BB4" w:rsidRPr="007E7DAB" w:rsidRDefault="008D08FB">
      <w:pPr>
        <w:spacing w:after="520"/>
        <w:ind w:left="-5"/>
        <w:rPr>
          <w:lang w:val="en-US"/>
        </w:rPr>
      </w:pPr>
      <w:r w:rsidRPr="007E7DAB">
        <w:rPr>
          <w:lang w:val="en-US"/>
        </w:rPr>
        <w:t>The evaluation produced the results shown in Table 3.1.</w:t>
      </w:r>
      <w:commentRangeEnd w:id="165"/>
      <w:r w:rsidR="000F4D9A">
        <w:rPr>
          <w:rStyle w:val="CommentReference"/>
        </w:rPr>
        <w:commentReference w:id="165"/>
      </w:r>
      <w:commentRangeEnd w:id="166"/>
      <w:r w:rsidR="000F4D9A">
        <w:rPr>
          <w:rStyle w:val="CommentReference"/>
        </w:rPr>
        <w:commentReference w:id="166"/>
      </w:r>
    </w:p>
    <w:p w14:paraId="4BBBAF95" w14:textId="77777777" w:rsidR="00233BB4" w:rsidRPr="007E7DAB" w:rsidRDefault="008D08FB">
      <w:pPr>
        <w:pStyle w:val="Heading4"/>
        <w:spacing w:after="230"/>
        <w:ind w:left="-5"/>
        <w:rPr>
          <w:lang w:val="en-US"/>
        </w:rPr>
      </w:pPr>
      <w:r w:rsidRPr="007E7DAB">
        <w:rPr>
          <w:lang w:val="en-US"/>
        </w:rPr>
        <w:t>Imputation</w:t>
      </w:r>
    </w:p>
    <w:p w14:paraId="7A4BCBE8" w14:textId="77777777" w:rsidR="00233BB4" w:rsidRPr="007E7DAB" w:rsidRDefault="008D08FB">
      <w:pPr>
        <w:ind w:left="-5"/>
        <w:rPr>
          <w:lang w:val="en-US"/>
        </w:rPr>
      </w:pPr>
      <w:r w:rsidRPr="007E7DAB">
        <w:rPr>
          <w:lang w:val="en-US"/>
        </w:rPr>
        <w:t>The resulting pseudo ROCs and their AUC for all PSMs are shown in Figure 3.4. The pseudo ROCs for cross-linked and not cross-linked PSMs show similarly few differences.</w:t>
      </w:r>
    </w:p>
    <w:p w14:paraId="48DA7FE3" w14:textId="77777777" w:rsidR="00233BB4" w:rsidRPr="007E7DAB" w:rsidRDefault="00233BB4">
      <w:pPr>
        <w:rPr>
          <w:lang w:val="en-US"/>
        </w:rPr>
        <w:sectPr w:rsidR="00233BB4" w:rsidRPr="007E7DAB">
          <w:headerReference w:type="even" r:id="rId112"/>
          <w:headerReference w:type="default" r:id="rId113"/>
          <w:footerReference w:type="even" r:id="rId114"/>
          <w:footerReference w:type="default" r:id="rId115"/>
          <w:headerReference w:type="first" r:id="rId116"/>
          <w:footerReference w:type="first" r:id="rId117"/>
          <w:pgSz w:w="11906" w:h="16838"/>
          <w:pgMar w:top="1440" w:right="1961" w:bottom="1440" w:left="2007" w:header="1513" w:footer="720" w:gutter="0"/>
          <w:cols w:space="720"/>
        </w:sectPr>
      </w:pPr>
    </w:p>
    <w:p w14:paraId="01690401" w14:textId="77777777" w:rsidR="00233BB4" w:rsidRDefault="008D08FB">
      <w:pPr>
        <w:spacing w:after="92" w:line="236" w:lineRule="auto"/>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0C3AFD1D" wp14:editId="4E0CFEE7">
                <wp:simplePos x="0" y="0"/>
                <wp:positionH relativeFrom="margin">
                  <wp:posOffset>0</wp:posOffset>
                </wp:positionH>
                <wp:positionV relativeFrom="paragraph">
                  <wp:posOffset>-1727462</wp:posOffset>
                </wp:positionV>
                <wp:extent cx="5039972" cy="1646395"/>
                <wp:effectExtent l="0" t="0" r="0" b="0"/>
                <wp:wrapTopAndBottom/>
                <wp:docPr id="27462" name="Group 27462"/>
                <wp:cNvGraphicFramePr/>
                <a:graphic xmlns:a="http://schemas.openxmlformats.org/drawingml/2006/main">
                  <a:graphicData uri="http://schemas.microsoft.com/office/word/2010/wordprocessingGroup">
                    <wpg:wgp>
                      <wpg:cNvGrpSpPr/>
                      <wpg:grpSpPr>
                        <a:xfrm>
                          <a:off x="0" y="0"/>
                          <a:ext cx="5039972" cy="1646395"/>
                          <a:chOff x="0" y="0"/>
                          <a:chExt cx="5039972" cy="1646395"/>
                        </a:xfrm>
                      </wpg:grpSpPr>
                      <pic:pic xmlns:pic="http://schemas.openxmlformats.org/drawingml/2006/picture">
                        <pic:nvPicPr>
                          <pic:cNvPr id="1712" name="Picture 1712"/>
                          <pic:cNvPicPr/>
                        </pic:nvPicPr>
                        <pic:blipFill>
                          <a:blip r:embed="rId118"/>
                          <a:stretch>
                            <a:fillRect/>
                          </a:stretch>
                        </pic:blipFill>
                        <pic:spPr>
                          <a:xfrm>
                            <a:off x="0" y="0"/>
                            <a:ext cx="2469593" cy="1646395"/>
                          </a:xfrm>
                          <a:prstGeom prst="rect">
                            <a:avLst/>
                          </a:prstGeom>
                        </pic:spPr>
                      </pic:pic>
                      <pic:pic xmlns:pic="http://schemas.openxmlformats.org/drawingml/2006/picture">
                        <pic:nvPicPr>
                          <pic:cNvPr id="1722" name="Picture 1722"/>
                          <pic:cNvPicPr/>
                        </pic:nvPicPr>
                        <pic:blipFill>
                          <a:blip r:embed="rId119"/>
                          <a:stretch>
                            <a:fillRect/>
                          </a:stretch>
                        </pic:blipFill>
                        <pic:spPr>
                          <a:xfrm>
                            <a:off x="2570379" y="0"/>
                            <a:ext cx="2469593" cy="1646395"/>
                          </a:xfrm>
                          <a:prstGeom prst="rect">
                            <a:avLst/>
                          </a:prstGeom>
                        </pic:spPr>
                      </pic:pic>
                    </wpg:wgp>
                  </a:graphicData>
                </a:graphic>
              </wp:anchor>
            </w:drawing>
          </mc:Choice>
          <mc:Fallback xmlns:a="http://schemas.openxmlformats.org/drawingml/2006/main">
            <w:pict>
              <v:group id="Group 27462" style="width:396.848pt;height:129.637pt;position:absolute;mso-position-horizontal-relative:margin;mso-position-horizontal:absolute;margin-left:2.28882e-05pt;mso-position-vertical-relative:text;margin-top:-136.021pt;" coordsize="50399,16463">
                <v:shape id="Picture 1712" style="position:absolute;width:24695;height:16463;left:0;top:0;" filled="f">
                  <v:imagedata r:id="rId120"/>
                </v:shape>
                <v:shape id="Picture 1722" style="position:absolute;width:24695;height:16463;left:25703;top:0;" filled="f">
                  <v:imagedata r:id="rId121"/>
                </v:shape>
                <w10:wrap type="topAndBottom"/>
              </v:group>
            </w:pict>
          </mc:Fallback>
        </mc:AlternateContent>
      </w:r>
      <w:r w:rsidRPr="007E7DAB">
        <w:rPr>
          <w:b/>
          <w:sz w:val="22"/>
          <w:lang w:val="en-US"/>
        </w:rPr>
        <w:t xml:space="preserve">(a) </w:t>
      </w:r>
      <w:r w:rsidRPr="007E7DAB">
        <w:rPr>
          <w:sz w:val="22"/>
          <w:lang w:val="en-US"/>
        </w:rPr>
        <w:t xml:space="preserve">The resulting pseudo ROCs (explained in 3.2) if </w:t>
      </w:r>
      <w:proofErr w:type="spellStart"/>
      <w:r w:rsidRPr="007E7DAB">
        <w:rPr>
          <w:sz w:val="22"/>
          <w:lang w:val="en-US"/>
        </w:rPr>
        <w:t>Pycolator</w:t>
      </w:r>
      <w:proofErr w:type="spellEnd"/>
      <w:r w:rsidRPr="007E7DAB">
        <w:rPr>
          <w:sz w:val="22"/>
          <w:lang w:val="en-US"/>
        </w:rPr>
        <w:t xml:space="preserve"> is given every PSM regardless of its rank. Lower ranking PSMs are only dropped in the end, which results in a final AUC of 343</w:t>
      </w:r>
      <w:r w:rsidRPr="007E7DAB">
        <w:rPr>
          <w:i/>
          <w:sz w:val="22"/>
          <w:lang w:val="en-US"/>
        </w:rPr>
        <w:t>.</w:t>
      </w:r>
      <w:r w:rsidRPr="007E7DAB">
        <w:rPr>
          <w:sz w:val="22"/>
          <w:lang w:val="en-US"/>
        </w:rPr>
        <w:t xml:space="preserve">21. </w:t>
      </w:r>
      <w:r w:rsidRPr="007E7DAB">
        <w:rPr>
          <w:b/>
          <w:sz w:val="22"/>
          <w:lang w:val="en-US"/>
        </w:rPr>
        <w:t xml:space="preserve">(b) </w:t>
      </w:r>
      <w:r w:rsidRPr="007E7DAB">
        <w:rPr>
          <w:sz w:val="22"/>
          <w:lang w:val="en-US"/>
        </w:rPr>
        <w:t xml:space="preserve">The resulting pseudo ROCs (explained in 3.2) if </w:t>
      </w:r>
      <w:proofErr w:type="spellStart"/>
      <w:r w:rsidRPr="007E7DAB">
        <w:rPr>
          <w:sz w:val="22"/>
          <w:lang w:val="en-US"/>
        </w:rPr>
        <w:t>Pycolator</w:t>
      </w:r>
      <w:proofErr w:type="spellEnd"/>
      <w:r w:rsidRPr="007E7DAB">
        <w:rPr>
          <w:sz w:val="22"/>
          <w:lang w:val="en-US"/>
        </w:rPr>
        <w:t xml:space="preserve"> is given only the top scoring peptide for every spectrum. </w:t>
      </w:r>
      <w:r>
        <w:rPr>
          <w:sz w:val="22"/>
        </w:rPr>
        <w:t>Lower ranking PSMs are dropped before running the algorithm.</w:t>
      </w:r>
    </w:p>
    <w:p w14:paraId="34CB5A5A" w14:textId="77777777" w:rsidR="00233BB4" w:rsidRDefault="00233BB4">
      <w:pPr>
        <w:sectPr w:rsidR="00233BB4">
          <w:type w:val="continuous"/>
          <w:pgSz w:w="11906" w:h="16838"/>
          <w:pgMar w:top="1440" w:right="1962" w:bottom="1440" w:left="2007" w:header="720" w:footer="720" w:gutter="0"/>
          <w:cols w:num="2" w:space="159"/>
        </w:sectPr>
      </w:pPr>
    </w:p>
    <w:p w14:paraId="78560D2E" w14:textId="77777777" w:rsidR="00233BB4" w:rsidRDefault="008D08FB">
      <w:pPr>
        <w:spacing w:after="127" w:line="259" w:lineRule="auto"/>
        <w:ind w:left="992" w:firstLine="0"/>
        <w:jc w:val="left"/>
      </w:pPr>
      <w:r>
        <w:rPr>
          <w:noProof/>
        </w:rPr>
        <w:drawing>
          <wp:inline distT="0" distB="0" distL="0" distR="0" wp14:anchorId="639BB4B0" wp14:editId="676FBCCB">
            <wp:extent cx="3780185" cy="2520123"/>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105"/>
                    <a:stretch>
                      <a:fillRect/>
                    </a:stretch>
                  </pic:blipFill>
                  <pic:spPr>
                    <a:xfrm>
                      <a:off x="0" y="0"/>
                      <a:ext cx="3780185" cy="2520123"/>
                    </a:xfrm>
                    <a:prstGeom prst="rect">
                      <a:avLst/>
                    </a:prstGeom>
                  </pic:spPr>
                </pic:pic>
              </a:graphicData>
            </a:graphic>
          </wp:inline>
        </w:drawing>
      </w:r>
    </w:p>
    <w:p w14:paraId="184484ED" w14:textId="77777777" w:rsidR="00233BB4" w:rsidRPr="007E7DAB" w:rsidRDefault="008D08FB">
      <w:pPr>
        <w:spacing w:after="208" w:line="236" w:lineRule="auto"/>
        <w:ind w:left="1002" w:right="992"/>
        <w:rPr>
          <w:lang w:val="en-US"/>
        </w:rPr>
      </w:pPr>
      <w:r w:rsidRPr="007E7DAB">
        <w:rPr>
          <w:b/>
          <w:sz w:val="22"/>
          <w:lang w:val="en-US"/>
        </w:rPr>
        <w:t xml:space="preserve">(c) </w:t>
      </w:r>
      <w:r w:rsidRPr="007E7DAB">
        <w:rPr>
          <w:sz w:val="22"/>
          <w:lang w:val="en-US"/>
        </w:rPr>
        <w:t xml:space="preserve">The resulting pseudo ROCs (explained in 3.2) if </w:t>
      </w:r>
      <w:proofErr w:type="spellStart"/>
      <w:r w:rsidRPr="007E7DAB">
        <w:rPr>
          <w:sz w:val="22"/>
          <w:lang w:val="en-US"/>
        </w:rPr>
        <w:t>Pycolator</w:t>
      </w:r>
      <w:proofErr w:type="spellEnd"/>
      <w:r w:rsidRPr="007E7DAB">
        <w:rPr>
          <w:sz w:val="22"/>
          <w:lang w:val="en-US"/>
        </w:rPr>
        <w:t xml:space="preserve"> is run with the newly implemented feature. It first trains with every PSM available, and after the results converge, lower ranking PSMs are dropped. Then, the algorithm runs for some more iterations.</w:t>
      </w:r>
    </w:p>
    <w:p w14:paraId="17AC46DA" w14:textId="77777777" w:rsidR="00233BB4" w:rsidRPr="007E7DAB" w:rsidRDefault="008D08FB">
      <w:pPr>
        <w:spacing w:after="92" w:line="236" w:lineRule="auto"/>
        <w:ind w:left="194" w:right="184"/>
        <w:rPr>
          <w:lang w:val="en-US"/>
        </w:rPr>
      </w:pPr>
      <w:r w:rsidRPr="007E7DAB">
        <w:rPr>
          <w:b/>
          <w:sz w:val="22"/>
          <w:lang w:val="en-US"/>
        </w:rPr>
        <w:t xml:space="preserve">Figure 3.3: </w:t>
      </w:r>
      <w:r w:rsidRPr="007E7DAB">
        <w:rPr>
          <w:sz w:val="22"/>
          <w:lang w:val="en-US"/>
        </w:rPr>
        <w:t xml:space="preserve">Results of running </w:t>
      </w:r>
      <w:proofErr w:type="spellStart"/>
      <w:r w:rsidRPr="007E7DAB">
        <w:rPr>
          <w:sz w:val="22"/>
          <w:lang w:val="en-US"/>
        </w:rPr>
        <w:t>Pycolator</w:t>
      </w:r>
      <w:proofErr w:type="spellEnd"/>
      <w:r w:rsidRPr="007E7DAB">
        <w:rPr>
          <w:sz w:val="22"/>
          <w:lang w:val="en-US"/>
        </w:rPr>
        <w:t xml:space="preserve"> with different strategies as to how lower ranking PSMs are dealt with.</w:t>
      </w:r>
    </w:p>
    <w:p w14:paraId="4726C900" w14:textId="77777777" w:rsidR="00233BB4" w:rsidRPr="007E7DAB" w:rsidRDefault="008D08FB">
      <w:pPr>
        <w:spacing w:after="232" w:line="236" w:lineRule="auto"/>
        <w:ind w:left="194" w:right="184"/>
        <w:rPr>
          <w:lang w:val="en-US"/>
        </w:rPr>
      </w:pPr>
      <w:r w:rsidRPr="007E7DAB">
        <w:rPr>
          <w:b/>
          <w:sz w:val="22"/>
          <w:lang w:val="en-US"/>
        </w:rPr>
        <w:t xml:space="preserve">Table 3.1: </w:t>
      </w:r>
      <w:r w:rsidRPr="007E7DAB">
        <w:rPr>
          <w:sz w:val="22"/>
          <w:lang w:val="en-US"/>
        </w:rPr>
        <w:t xml:space="preserve">Shows the area under the pseudo curves of cross-linked, non-crosslinked and all PSMs in the best, worst and median run </w:t>
      </w:r>
      <w:proofErr w:type="spellStart"/>
      <w:r w:rsidRPr="007E7DAB">
        <w:rPr>
          <w:sz w:val="22"/>
          <w:lang w:val="en-US"/>
        </w:rPr>
        <w:t>w.r.t.</w:t>
      </w:r>
      <w:proofErr w:type="spellEnd"/>
      <w:r w:rsidRPr="007E7DAB">
        <w:rPr>
          <w:sz w:val="22"/>
          <w:lang w:val="en-US"/>
        </w:rPr>
        <w:t xml:space="preserve"> the AUC of the pseudo ROC. </w:t>
      </w:r>
      <w:proofErr w:type="spellStart"/>
      <w:r w:rsidRPr="007E7DAB">
        <w:rPr>
          <w:sz w:val="22"/>
          <w:lang w:val="en-US"/>
        </w:rPr>
        <w:t>Pycolator</w:t>
      </w:r>
      <w:proofErr w:type="spellEnd"/>
      <w:r w:rsidRPr="007E7DAB">
        <w:rPr>
          <w:sz w:val="22"/>
          <w:lang w:val="en-US"/>
        </w:rPr>
        <w:t xml:space="preserve"> was run with and without balancing of target/decoy and cross-linked/non-cross-linked classes in outer and inner splits 10 times each.</w:t>
      </w:r>
    </w:p>
    <w:p w14:paraId="35F9DA7E" w14:textId="77777777" w:rsidR="00233BB4" w:rsidRPr="007E7DAB" w:rsidRDefault="008D08FB">
      <w:pPr>
        <w:tabs>
          <w:tab w:val="center" w:pos="2208"/>
          <w:tab w:val="center" w:pos="4565"/>
          <w:tab w:val="center" w:pos="5796"/>
          <w:tab w:val="center" w:pos="6890"/>
        </w:tabs>
        <w:ind w:left="0" w:firstLine="0"/>
        <w:jc w:val="left"/>
        <w:rPr>
          <w:lang w:val="en-US"/>
        </w:rPr>
      </w:pPr>
      <w:r w:rsidRPr="007E7DAB">
        <w:rPr>
          <w:rFonts w:ascii="Calibri" w:eastAsia="Calibri" w:hAnsi="Calibri" w:cs="Calibri"/>
          <w:sz w:val="22"/>
          <w:lang w:val="en-US"/>
        </w:rPr>
        <w:tab/>
      </w:r>
      <w:r w:rsidRPr="007E7DAB">
        <w:rPr>
          <w:lang w:val="en-US"/>
        </w:rPr>
        <w:t>AUC of pseudo ROC</w:t>
      </w:r>
      <w:r w:rsidRPr="007E7DAB">
        <w:rPr>
          <w:lang w:val="en-US"/>
        </w:rPr>
        <w:tab/>
        <w:t>maximum</w:t>
      </w:r>
      <w:r w:rsidRPr="007E7DAB">
        <w:rPr>
          <w:lang w:val="en-US"/>
        </w:rPr>
        <w:tab/>
        <w:t>minimum</w:t>
      </w:r>
      <w:r w:rsidRPr="007E7DAB">
        <w:rPr>
          <w:lang w:val="en-US"/>
        </w:rPr>
        <w:tab/>
        <w:t>median</w:t>
      </w:r>
    </w:p>
    <w:tbl>
      <w:tblPr>
        <w:tblStyle w:val="TableGrid"/>
        <w:tblW w:w="6902" w:type="dxa"/>
        <w:tblInd w:w="478" w:type="dxa"/>
        <w:tblCellMar>
          <w:top w:w="20" w:type="dxa"/>
          <w:left w:w="91" w:type="dxa"/>
          <w:bottom w:w="24" w:type="dxa"/>
          <w:right w:w="120" w:type="dxa"/>
        </w:tblCellMar>
        <w:tblLook w:val="04A0" w:firstRow="1" w:lastRow="0" w:firstColumn="1" w:lastColumn="0" w:noHBand="0" w:noVBand="1"/>
      </w:tblPr>
      <w:tblGrid>
        <w:gridCol w:w="1555"/>
        <w:gridCol w:w="1835"/>
        <w:gridCol w:w="1389"/>
        <w:gridCol w:w="1198"/>
        <w:gridCol w:w="925"/>
      </w:tblGrid>
      <w:tr w:rsidR="00233BB4" w14:paraId="2D47F249" w14:textId="77777777">
        <w:trPr>
          <w:trHeight w:val="516"/>
        </w:trPr>
        <w:tc>
          <w:tcPr>
            <w:tcW w:w="1540" w:type="dxa"/>
            <w:tcBorders>
              <w:top w:val="single" w:sz="3" w:space="0" w:color="000000"/>
              <w:left w:val="nil"/>
              <w:bottom w:val="nil"/>
              <w:right w:val="single" w:sz="3" w:space="0" w:color="000000"/>
            </w:tcBorders>
            <w:vAlign w:val="bottom"/>
          </w:tcPr>
          <w:p w14:paraId="4D3FF747" w14:textId="77777777" w:rsidR="00233BB4" w:rsidRDefault="008D08FB">
            <w:pPr>
              <w:spacing w:after="0" w:line="259" w:lineRule="auto"/>
              <w:ind w:left="354" w:firstLine="0"/>
              <w:jc w:val="left"/>
            </w:pPr>
            <w:r>
              <w:t>balancing</w:t>
            </w:r>
          </w:p>
        </w:tc>
        <w:tc>
          <w:tcPr>
            <w:tcW w:w="1900" w:type="dxa"/>
            <w:tcBorders>
              <w:top w:val="single" w:sz="3" w:space="0" w:color="000000"/>
              <w:left w:val="single" w:sz="3" w:space="0" w:color="000000"/>
              <w:bottom w:val="nil"/>
              <w:right w:val="double" w:sz="3" w:space="0" w:color="000000"/>
            </w:tcBorders>
          </w:tcPr>
          <w:p w14:paraId="29FE4107" w14:textId="77777777" w:rsidR="00233BB4" w:rsidRPr="007E7DAB" w:rsidRDefault="008D08FB">
            <w:pPr>
              <w:spacing w:after="0" w:line="259" w:lineRule="auto"/>
              <w:ind w:left="29" w:firstLine="0"/>
              <w:jc w:val="left"/>
              <w:rPr>
                <w:lang w:val="en-US"/>
              </w:rPr>
            </w:pPr>
            <w:r w:rsidRPr="007E7DAB">
              <w:rPr>
                <w:lang w:val="en-US"/>
              </w:rPr>
              <w:t>cross-linked non-cross-linked</w:t>
            </w:r>
          </w:p>
        </w:tc>
        <w:tc>
          <w:tcPr>
            <w:tcW w:w="1393" w:type="dxa"/>
            <w:tcBorders>
              <w:top w:val="single" w:sz="3" w:space="0" w:color="000000"/>
              <w:left w:val="double" w:sz="3" w:space="0" w:color="000000"/>
              <w:bottom w:val="nil"/>
              <w:right w:val="nil"/>
            </w:tcBorders>
          </w:tcPr>
          <w:p w14:paraId="1A11620B" w14:textId="77777777" w:rsidR="00233BB4" w:rsidRDefault="008D08FB">
            <w:pPr>
              <w:spacing w:after="0" w:line="259" w:lineRule="auto"/>
              <w:ind w:left="530" w:hanging="117"/>
              <w:jc w:val="left"/>
            </w:pPr>
            <w:r>
              <w:t>293.91 53.85</w:t>
            </w:r>
          </w:p>
        </w:tc>
        <w:tc>
          <w:tcPr>
            <w:tcW w:w="1208" w:type="dxa"/>
            <w:tcBorders>
              <w:top w:val="single" w:sz="3" w:space="0" w:color="000000"/>
              <w:left w:val="nil"/>
              <w:bottom w:val="nil"/>
              <w:right w:val="nil"/>
            </w:tcBorders>
          </w:tcPr>
          <w:p w14:paraId="27EAF1D3" w14:textId="77777777" w:rsidR="00233BB4" w:rsidRDefault="008D08FB">
            <w:pPr>
              <w:spacing w:after="0" w:line="259" w:lineRule="auto"/>
              <w:ind w:left="0" w:right="119" w:firstLine="0"/>
              <w:jc w:val="right"/>
            </w:pPr>
            <w:r>
              <w:t>293.12 53.76</w:t>
            </w:r>
          </w:p>
        </w:tc>
        <w:tc>
          <w:tcPr>
            <w:tcW w:w="861" w:type="dxa"/>
            <w:tcBorders>
              <w:top w:val="single" w:sz="3" w:space="0" w:color="000000"/>
              <w:left w:val="nil"/>
              <w:bottom w:val="nil"/>
              <w:right w:val="nil"/>
            </w:tcBorders>
          </w:tcPr>
          <w:p w14:paraId="7B4BFD79" w14:textId="77777777" w:rsidR="00233BB4" w:rsidRDefault="008D08FB">
            <w:pPr>
              <w:spacing w:after="0" w:line="259" w:lineRule="auto"/>
              <w:ind w:left="0" w:firstLine="0"/>
              <w:jc w:val="right"/>
            </w:pPr>
            <w:r>
              <w:t>293.58 53.84</w:t>
            </w:r>
          </w:p>
        </w:tc>
      </w:tr>
      <w:tr w:rsidR="00233BB4" w14:paraId="42B77EE0" w14:textId="77777777">
        <w:trPr>
          <w:trHeight w:val="272"/>
        </w:trPr>
        <w:tc>
          <w:tcPr>
            <w:tcW w:w="1540" w:type="dxa"/>
            <w:tcBorders>
              <w:top w:val="nil"/>
              <w:left w:val="nil"/>
              <w:bottom w:val="single" w:sz="3" w:space="0" w:color="000000"/>
              <w:right w:val="single" w:sz="3" w:space="0" w:color="000000"/>
            </w:tcBorders>
          </w:tcPr>
          <w:p w14:paraId="3C26A094" w14:textId="77777777" w:rsidR="00233BB4" w:rsidRDefault="00233BB4">
            <w:pPr>
              <w:spacing w:after="160" w:line="259" w:lineRule="auto"/>
              <w:ind w:left="0" w:firstLine="0"/>
              <w:jc w:val="left"/>
            </w:pPr>
          </w:p>
        </w:tc>
        <w:tc>
          <w:tcPr>
            <w:tcW w:w="1900" w:type="dxa"/>
            <w:tcBorders>
              <w:top w:val="nil"/>
              <w:left w:val="single" w:sz="3" w:space="0" w:color="000000"/>
              <w:bottom w:val="single" w:sz="3" w:space="0" w:color="000000"/>
              <w:right w:val="double" w:sz="3" w:space="0" w:color="000000"/>
            </w:tcBorders>
          </w:tcPr>
          <w:p w14:paraId="30EB213D" w14:textId="77777777" w:rsidR="00233BB4" w:rsidRDefault="008D08FB">
            <w:pPr>
              <w:spacing w:after="0" w:line="259" w:lineRule="auto"/>
              <w:ind w:left="29" w:firstLine="0"/>
              <w:jc w:val="left"/>
            </w:pPr>
            <w:r>
              <w:t>all PSMs</w:t>
            </w:r>
          </w:p>
        </w:tc>
        <w:tc>
          <w:tcPr>
            <w:tcW w:w="1393" w:type="dxa"/>
            <w:tcBorders>
              <w:top w:val="nil"/>
              <w:left w:val="double" w:sz="3" w:space="0" w:color="000000"/>
              <w:bottom w:val="single" w:sz="3" w:space="0" w:color="000000"/>
              <w:right w:val="nil"/>
            </w:tcBorders>
          </w:tcPr>
          <w:p w14:paraId="4766E1F9" w14:textId="77777777" w:rsidR="00233BB4" w:rsidRDefault="008D08FB">
            <w:pPr>
              <w:spacing w:after="0" w:line="259" w:lineRule="auto"/>
              <w:ind w:left="413" w:firstLine="0"/>
              <w:jc w:val="left"/>
            </w:pPr>
            <w:r>
              <w:t>348.65</w:t>
            </w:r>
          </w:p>
        </w:tc>
        <w:tc>
          <w:tcPr>
            <w:tcW w:w="1208" w:type="dxa"/>
            <w:tcBorders>
              <w:top w:val="nil"/>
              <w:left w:val="nil"/>
              <w:bottom w:val="single" w:sz="3" w:space="0" w:color="000000"/>
              <w:right w:val="nil"/>
            </w:tcBorders>
          </w:tcPr>
          <w:p w14:paraId="50F7EBDE" w14:textId="77777777" w:rsidR="00233BB4" w:rsidRDefault="008D08FB">
            <w:pPr>
              <w:spacing w:after="0" w:line="259" w:lineRule="auto"/>
              <w:ind w:left="108" w:firstLine="0"/>
              <w:jc w:val="center"/>
            </w:pPr>
            <w:r>
              <w:t>347.48</w:t>
            </w:r>
          </w:p>
        </w:tc>
        <w:tc>
          <w:tcPr>
            <w:tcW w:w="861" w:type="dxa"/>
            <w:tcBorders>
              <w:top w:val="nil"/>
              <w:left w:val="nil"/>
              <w:bottom w:val="single" w:sz="3" w:space="0" w:color="000000"/>
              <w:right w:val="nil"/>
            </w:tcBorders>
          </w:tcPr>
          <w:p w14:paraId="52207864" w14:textId="77777777" w:rsidR="00233BB4" w:rsidRDefault="008D08FB">
            <w:pPr>
              <w:spacing w:after="0" w:line="259" w:lineRule="auto"/>
              <w:ind w:left="0" w:firstLine="0"/>
              <w:jc w:val="left"/>
            </w:pPr>
            <w:r>
              <w:t>348.19</w:t>
            </w:r>
          </w:p>
        </w:tc>
      </w:tr>
      <w:tr w:rsidR="00233BB4" w14:paraId="70AA1CE3" w14:textId="77777777">
        <w:trPr>
          <w:trHeight w:val="516"/>
        </w:trPr>
        <w:tc>
          <w:tcPr>
            <w:tcW w:w="1540" w:type="dxa"/>
            <w:tcBorders>
              <w:top w:val="single" w:sz="3" w:space="0" w:color="000000"/>
              <w:left w:val="nil"/>
              <w:bottom w:val="nil"/>
              <w:right w:val="single" w:sz="3" w:space="0" w:color="000000"/>
            </w:tcBorders>
            <w:vAlign w:val="bottom"/>
          </w:tcPr>
          <w:p w14:paraId="148B3C75" w14:textId="77777777" w:rsidR="00233BB4" w:rsidRDefault="008D08FB">
            <w:pPr>
              <w:spacing w:after="0" w:line="259" w:lineRule="auto"/>
              <w:ind w:left="29" w:firstLine="0"/>
              <w:jc w:val="left"/>
            </w:pPr>
            <w:r>
              <w:lastRenderedPageBreak/>
              <w:t>no balancing</w:t>
            </w:r>
          </w:p>
        </w:tc>
        <w:tc>
          <w:tcPr>
            <w:tcW w:w="1900" w:type="dxa"/>
            <w:tcBorders>
              <w:top w:val="single" w:sz="3" w:space="0" w:color="000000"/>
              <w:left w:val="single" w:sz="3" w:space="0" w:color="000000"/>
              <w:bottom w:val="nil"/>
              <w:right w:val="double" w:sz="3" w:space="0" w:color="000000"/>
            </w:tcBorders>
          </w:tcPr>
          <w:p w14:paraId="3C9B0941" w14:textId="77777777" w:rsidR="00233BB4" w:rsidRPr="007E7DAB" w:rsidRDefault="008D08FB">
            <w:pPr>
              <w:spacing w:after="0" w:line="259" w:lineRule="auto"/>
              <w:ind w:left="29" w:firstLine="0"/>
              <w:jc w:val="left"/>
              <w:rPr>
                <w:lang w:val="en-US"/>
              </w:rPr>
            </w:pPr>
            <w:r w:rsidRPr="007E7DAB">
              <w:rPr>
                <w:lang w:val="en-US"/>
              </w:rPr>
              <w:t>cross-linked non-cross-linked</w:t>
            </w:r>
          </w:p>
        </w:tc>
        <w:tc>
          <w:tcPr>
            <w:tcW w:w="1393" w:type="dxa"/>
            <w:tcBorders>
              <w:top w:val="single" w:sz="3" w:space="0" w:color="000000"/>
              <w:left w:val="double" w:sz="3" w:space="0" w:color="000000"/>
              <w:bottom w:val="nil"/>
              <w:right w:val="nil"/>
            </w:tcBorders>
          </w:tcPr>
          <w:p w14:paraId="22BED7A9" w14:textId="77777777" w:rsidR="00233BB4" w:rsidRDefault="008D08FB">
            <w:pPr>
              <w:spacing w:after="0" w:line="259" w:lineRule="auto"/>
              <w:ind w:left="530" w:hanging="117"/>
              <w:jc w:val="left"/>
            </w:pPr>
            <w:r>
              <w:t>294.42 53.63</w:t>
            </w:r>
          </w:p>
        </w:tc>
        <w:tc>
          <w:tcPr>
            <w:tcW w:w="1208" w:type="dxa"/>
            <w:tcBorders>
              <w:top w:val="single" w:sz="3" w:space="0" w:color="000000"/>
              <w:left w:val="nil"/>
              <w:bottom w:val="nil"/>
              <w:right w:val="nil"/>
            </w:tcBorders>
          </w:tcPr>
          <w:p w14:paraId="0E642818" w14:textId="77777777" w:rsidR="00233BB4" w:rsidRDefault="008D08FB">
            <w:pPr>
              <w:spacing w:after="0" w:line="259" w:lineRule="auto"/>
              <w:ind w:left="0" w:right="119" w:firstLine="0"/>
              <w:jc w:val="right"/>
            </w:pPr>
            <w:r>
              <w:t>291.51 54.34</w:t>
            </w:r>
          </w:p>
        </w:tc>
        <w:tc>
          <w:tcPr>
            <w:tcW w:w="861" w:type="dxa"/>
            <w:tcBorders>
              <w:top w:val="single" w:sz="3" w:space="0" w:color="000000"/>
              <w:left w:val="nil"/>
              <w:bottom w:val="nil"/>
              <w:right w:val="nil"/>
            </w:tcBorders>
          </w:tcPr>
          <w:p w14:paraId="3362CEF3" w14:textId="77777777" w:rsidR="00233BB4" w:rsidRDefault="008D08FB">
            <w:pPr>
              <w:spacing w:after="0" w:line="259" w:lineRule="auto"/>
              <w:ind w:left="0" w:firstLine="0"/>
              <w:jc w:val="right"/>
            </w:pPr>
            <w:r>
              <w:t>292.86 53.78</w:t>
            </w:r>
          </w:p>
        </w:tc>
      </w:tr>
      <w:tr w:rsidR="00233BB4" w14:paraId="2BDE9243" w14:textId="77777777">
        <w:trPr>
          <w:trHeight w:val="268"/>
        </w:trPr>
        <w:tc>
          <w:tcPr>
            <w:tcW w:w="1540" w:type="dxa"/>
            <w:tcBorders>
              <w:top w:val="nil"/>
              <w:left w:val="nil"/>
              <w:bottom w:val="nil"/>
              <w:right w:val="single" w:sz="3" w:space="0" w:color="000000"/>
            </w:tcBorders>
          </w:tcPr>
          <w:p w14:paraId="49231DC9" w14:textId="77777777" w:rsidR="00233BB4" w:rsidRDefault="00233BB4">
            <w:pPr>
              <w:spacing w:after="160" w:line="259" w:lineRule="auto"/>
              <w:ind w:left="0" w:firstLine="0"/>
              <w:jc w:val="left"/>
            </w:pPr>
          </w:p>
        </w:tc>
        <w:tc>
          <w:tcPr>
            <w:tcW w:w="1900" w:type="dxa"/>
            <w:tcBorders>
              <w:top w:val="nil"/>
              <w:left w:val="single" w:sz="3" w:space="0" w:color="000000"/>
              <w:bottom w:val="nil"/>
              <w:right w:val="double" w:sz="3" w:space="0" w:color="000000"/>
            </w:tcBorders>
          </w:tcPr>
          <w:p w14:paraId="633A8275" w14:textId="77777777" w:rsidR="00233BB4" w:rsidRDefault="008D08FB">
            <w:pPr>
              <w:spacing w:after="0" w:line="259" w:lineRule="auto"/>
              <w:ind w:left="29" w:firstLine="0"/>
              <w:jc w:val="left"/>
            </w:pPr>
            <w:r>
              <w:t>all PSMs</w:t>
            </w:r>
          </w:p>
        </w:tc>
        <w:tc>
          <w:tcPr>
            <w:tcW w:w="1393" w:type="dxa"/>
            <w:tcBorders>
              <w:top w:val="nil"/>
              <w:left w:val="double" w:sz="3" w:space="0" w:color="000000"/>
              <w:bottom w:val="nil"/>
              <w:right w:val="nil"/>
            </w:tcBorders>
          </w:tcPr>
          <w:p w14:paraId="56ABA58F" w14:textId="77777777" w:rsidR="00233BB4" w:rsidRDefault="008D08FB">
            <w:pPr>
              <w:spacing w:after="0" w:line="259" w:lineRule="auto"/>
              <w:ind w:left="413" w:firstLine="0"/>
              <w:jc w:val="left"/>
            </w:pPr>
            <w:r>
              <w:t>349.14</w:t>
            </w:r>
          </w:p>
        </w:tc>
        <w:tc>
          <w:tcPr>
            <w:tcW w:w="1208" w:type="dxa"/>
            <w:tcBorders>
              <w:top w:val="nil"/>
              <w:left w:val="nil"/>
              <w:bottom w:val="nil"/>
              <w:right w:val="nil"/>
            </w:tcBorders>
          </w:tcPr>
          <w:p w14:paraId="11FB3DBD" w14:textId="77777777" w:rsidR="00233BB4" w:rsidRDefault="008D08FB">
            <w:pPr>
              <w:spacing w:after="0" w:line="259" w:lineRule="auto"/>
              <w:ind w:left="108" w:firstLine="0"/>
              <w:jc w:val="center"/>
            </w:pPr>
            <w:r>
              <w:t>347.04</w:t>
            </w:r>
          </w:p>
        </w:tc>
        <w:tc>
          <w:tcPr>
            <w:tcW w:w="861" w:type="dxa"/>
            <w:tcBorders>
              <w:top w:val="nil"/>
              <w:left w:val="nil"/>
              <w:bottom w:val="nil"/>
              <w:right w:val="nil"/>
            </w:tcBorders>
          </w:tcPr>
          <w:p w14:paraId="6E7C2684" w14:textId="77777777" w:rsidR="00233BB4" w:rsidRDefault="008D08FB">
            <w:pPr>
              <w:spacing w:after="0" w:line="259" w:lineRule="auto"/>
              <w:ind w:left="0" w:firstLine="0"/>
              <w:jc w:val="left"/>
            </w:pPr>
            <w:r>
              <w:t>347.69</w:t>
            </w:r>
          </w:p>
        </w:tc>
      </w:tr>
    </w:tbl>
    <w:p w14:paraId="149DD502" w14:textId="77777777" w:rsidR="00233BB4" w:rsidRDefault="008D08FB">
      <w:pPr>
        <w:spacing w:after="139" w:line="259" w:lineRule="auto"/>
        <w:ind w:left="0" w:firstLine="0"/>
        <w:jc w:val="left"/>
      </w:pPr>
      <w:r>
        <w:rPr>
          <w:rFonts w:ascii="Calibri" w:eastAsia="Calibri" w:hAnsi="Calibri" w:cs="Calibri"/>
          <w:noProof/>
          <w:sz w:val="22"/>
        </w:rPr>
        <mc:AlternateContent>
          <mc:Choice Requires="wpg">
            <w:drawing>
              <wp:inline distT="0" distB="0" distL="0" distR="0" wp14:anchorId="44AAB76D" wp14:editId="644B97DA">
                <wp:extent cx="5039972" cy="1646396"/>
                <wp:effectExtent l="0" t="0" r="0" b="0"/>
                <wp:docPr id="28209" name="Group 28209"/>
                <wp:cNvGraphicFramePr/>
                <a:graphic xmlns:a="http://schemas.openxmlformats.org/drawingml/2006/main">
                  <a:graphicData uri="http://schemas.microsoft.com/office/word/2010/wordprocessingGroup">
                    <wpg:wgp>
                      <wpg:cNvGrpSpPr/>
                      <wpg:grpSpPr>
                        <a:xfrm>
                          <a:off x="0" y="0"/>
                          <a:ext cx="5039972" cy="1646396"/>
                          <a:chOff x="0" y="0"/>
                          <a:chExt cx="5039972" cy="1646396"/>
                        </a:xfrm>
                      </wpg:grpSpPr>
                      <pic:pic xmlns:pic="http://schemas.openxmlformats.org/drawingml/2006/picture">
                        <pic:nvPicPr>
                          <pic:cNvPr id="1797" name="Picture 1797"/>
                          <pic:cNvPicPr/>
                        </pic:nvPicPr>
                        <pic:blipFill>
                          <a:blip r:embed="rId122"/>
                          <a:stretch>
                            <a:fillRect/>
                          </a:stretch>
                        </pic:blipFill>
                        <pic:spPr>
                          <a:xfrm>
                            <a:off x="0" y="0"/>
                            <a:ext cx="2469593" cy="1646396"/>
                          </a:xfrm>
                          <a:prstGeom prst="rect">
                            <a:avLst/>
                          </a:prstGeom>
                        </pic:spPr>
                      </pic:pic>
                      <pic:pic xmlns:pic="http://schemas.openxmlformats.org/drawingml/2006/picture">
                        <pic:nvPicPr>
                          <pic:cNvPr id="1800" name="Picture 1800"/>
                          <pic:cNvPicPr/>
                        </pic:nvPicPr>
                        <pic:blipFill>
                          <a:blip r:embed="rId123"/>
                          <a:stretch>
                            <a:fillRect/>
                          </a:stretch>
                        </pic:blipFill>
                        <pic:spPr>
                          <a:xfrm>
                            <a:off x="2570379" y="0"/>
                            <a:ext cx="2469593" cy="1646396"/>
                          </a:xfrm>
                          <a:prstGeom prst="rect">
                            <a:avLst/>
                          </a:prstGeom>
                        </pic:spPr>
                      </pic:pic>
                    </wpg:wgp>
                  </a:graphicData>
                </a:graphic>
              </wp:inline>
            </w:drawing>
          </mc:Choice>
          <mc:Fallback xmlns:a="http://schemas.openxmlformats.org/drawingml/2006/main">
            <w:pict>
              <v:group id="Group 28209" style="width:396.848pt;height:129.637pt;mso-position-horizontal-relative:char;mso-position-vertical-relative:line" coordsize="50399,16463">
                <v:shape id="Picture 1797" style="position:absolute;width:24695;height:16463;left:0;top:0;" filled="f">
                  <v:imagedata r:id="rId124"/>
                </v:shape>
                <v:shape id="Picture 1800" style="position:absolute;width:24695;height:16463;left:25703;top:0;" filled="f">
                  <v:imagedata r:id="rId125"/>
                </v:shape>
              </v:group>
            </w:pict>
          </mc:Fallback>
        </mc:AlternateContent>
      </w:r>
    </w:p>
    <w:p w14:paraId="060157D7" w14:textId="77777777" w:rsidR="00233BB4" w:rsidRPr="007E7DAB" w:rsidRDefault="008D08FB">
      <w:pPr>
        <w:pStyle w:val="Heading5"/>
        <w:tabs>
          <w:tab w:val="center" w:pos="1945"/>
          <w:tab w:val="center" w:pos="5992"/>
        </w:tabs>
        <w:ind w:left="0" w:firstLine="0"/>
        <w:jc w:val="left"/>
        <w:rPr>
          <w:lang w:val="en-US"/>
        </w:rPr>
      </w:pPr>
      <w:r>
        <w:rPr>
          <w:rFonts w:ascii="Calibri" w:eastAsia="Calibri" w:hAnsi="Calibri" w:cs="Calibri"/>
          <w:b w:val="0"/>
        </w:rPr>
        <w:tab/>
      </w:r>
      <w:r w:rsidRPr="007E7DAB">
        <w:rPr>
          <w:lang w:val="en-US"/>
        </w:rPr>
        <w:t>(a)</w:t>
      </w:r>
      <w:r w:rsidRPr="007E7DAB">
        <w:rPr>
          <w:lang w:val="en-US"/>
        </w:rPr>
        <w:tab/>
        <w:t>(b)</w:t>
      </w:r>
    </w:p>
    <w:p w14:paraId="7C9389BA" w14:textId="77777777" w:rsidR="00233BB4" w:rsidRDefault="008D08FB">
      <w:pPr>
        <w:spacing w:after="92" w:line="236" w:lineRule="auto"/>
        <w:ind w:left="194" w:right="184"/>
      </w:pPr>
      <w:r w:rsidRPr="007E7DAB">
        <w:rPr>
          <w:b/>
          <w:sz w:val="22"/>
          <w:lang w:val="en-US"/>
        </w:rPr>
        <w:t xml:space="preserve">Figure 3.4: </w:t>
      </w:r>
      <w:r w:rsidRPr="007E7DAB">
        <w:rPr>
          <w:sz w:val="22"/>
          <w:lang w:val="en-US"/>
        </w:rPr>
        <w:t xml:space="preserve">Results of running </w:t>
      </w:r>
      <w:proofErr w:type="spellStart"/>
      <w:r w:rsidRPr="007E7DAB">
        <w:rPr>
          <w:sz w:val="22"/>
          <w:lang w:val="en-US"/>
        </w:rPr>
        <w:t>Pycolator</w:t>
      </w:r>
      <w:proofErr w:type="spellEnd"/>
      <w:r w:rsidRPr="007E7DAB">
        <w:rPr>
          <w:sz w:val="22"/>
          <w:lang w:val="en-US"/>
        </w:rPr>
        <w:t xml:space="preserve"> with (3.4b) and without (3.4a) the use of imputation. </w:t>
      </w:r>
      <w:r>
        <w:rPr>
          <w:sz w:val="22"/>
        </w:rPr>
        <w:t>Both are very similar.</w:t>
      </w:r>
    </w:p>
    <w:p w14:paraId="43178E5F" w14:textId="77777777" w:rsidR="00233BB4" w:rsidRDefault="008D08FB">
      <w:pPr>
        <w:spacing w:after="139" w:line="259" w:lineRule="auto"/>
        <w:ind w:left="0" w:firstLine="0"/>
        <w:jc w:val="left"/>
      </w:pPr>
      <w:r>
        <w:rPr>
          <w:rFonts w:ascii="Calibri" w:eastAsia="Calibri" w:hAnsi="Calibri" w:cs="Calibri"/>
          <w:noProof/>
          <w:sz w:val="22"/>
        </w:rPr>
        <mc:AlternateContent>
          <mc:Choice Requires="wpg">
            <w:drawing>
              <wp:inline distT="0" distB="0" distL="0" distR="0" wp14:anchorId="430D7C6F" wp14:editId="776B79EC">
                <wp:extent cx="5039972" cy="1646395"/>
                <wp:effectExtent l="0" t="0" r="0" b="0"/>
                <wp:docPr id="28399" name="Group 28399"/>
                <wp:cNvGraphicFramePr/>
                <a:graphic xmlns:a="http://schemas.openxmlformats.org/drawingml/2006/main">
                  <a:graphicData uri="http://schemas.microsoft.com/office/word/2010/wordprocessingGroup">
                    <wpg:wgp>
                      <wpg:cNvGrpSpPr/>
                      <wpg:grpSpPr>
                        <a:xfrm>
                          <a:off x="0" y="0"/>
                          <a:ext cx="5039972" cy="1646395"/>
                          <a:chOff x="0" y="0"/>
                          <a:chExt cx="5039972" cy="1646395"/>
                        </a:xfrm>
                      </wpg:grpSpPr>
                      <pic:pic xmlns:pic="http://schemas.openxmlformats.org/drawingml/2006/picture">
                        <pic:nvPicPr>
                          <pic:cNvPr id="1820" name="Picture 1820"/>
                          <pic:cNvPicPr/>
                        </pic:nvPicPr>
                        <pic:blipFill>
                          <a:blip r:embed="rId126"/>
                          <a:stretch>
                            <a:fillRect/>
                          </a:stretch>
                        </pic:blipFill>
                        <pic:spPr>
                          <a:xfrm>
                            <a:off x="0" y="0"/>
                            <a:ext cx="2469593" cy="1646395"/>
                          </a:xfrm>
                          <a:prstGeom prst="rect">
                            <a:avLst/>
                          </a:prstGeom>
                        </pic:spPr>
                      </pic:pic>
                      <pic:pic xmlns:pic="http://schemas.openxmlformats.org/drawingml/2006/picture">
                        <pic:nvPicPr>
                          <pic:cNvPr id="1823" name="Picture 1823"/>
                          <pic:cNvPicPr/>
                        </pic:nvPicPr>
                        <pic:blipFill>
                          <a:blip r:embed="rId127"/>
                          <a:stretch>
                            <a:fillRect/>
                          </a:stretch>
                        </pic:blipFill>
                        <pic:spPr>
                          <a:xfrm>
                            <a:off x="2570379" y="0"/>
                            <a:ext cx="2469593" cy="1646395"/>
                          </a:xfrm>
                          <a:prstGeom prst="rect">
                            <a:avLst/>
                          </a:prstGeom>
                        </pic:spPr>
                      </pic:pic>
                    </wpg:wgp>
                  </a:graphicData>
                </a:graphic>
              </wp:inline>
            </w:drawing>
          </mc:Choice>
          <mc:Fallback xmlns:a="http://schemas.openxmlformats.org/drawingml/2006/main">
            <w:pict>
              <v:group id="Group 28399" style="width:396.848pt;height:129.637pt;mso-position-horizontal-relative:char;mso-position-vertical-relative:line" coordsize="50399,16463">
                <v:shape id="Picture 1820" style="position:absolute;width:24695;height:16463;left:0;top:0;" filled="f">
                  <v:imagedata r:id="rId128"/>
                </v:shape>
                <v:shape id="Picture 1823" style="position:absolute;width:24695;height:16463;left:25703;top:0;" filled="f">
                  <v:imagedata r:id="rId129"/>
                </v:shape>
              </v:group>
            </w:pict>
          </mc:Fallback>
        </mc:AlternateContent>
      </w:r>
    </w:p>
    <w:p w14:paraId="79BD9844" w14:textId="77777777" w:rsidR="00233BB4" w:rsidRPr="007E7DAB" w:rsidRDefault="008D08FB">
      <w:pPr>
        <w:pStyle w:val="Heading5"/>
        <w:tabs>
          <w:tab w:val="center" w:pos="1945"/>
          <w:tab w:val="center" w:pos="5992"/>
        </w:tabs>
        <w:ind w:left="0" w:firstLine="0"/>
        <w:jc w:val="left"/>
        <w:rPr>
          <w:lang w:val="en-US"/>
        </w:rPr>
      </w:pPr>
      <w:r>
        <w:rPr>
          <w:rFonts w:ascii="Calibri" w:eastAsia="Calibri" w:hAnsi="Calibri" w:cs="Calibri"/>
          <w:b w:val="0"/>
        </w:rPr>
        <w:tab/>
      </w:r>
      <w:r w:rsidRPr="007E7DAB">
        <w:rPr>
          <w:lang w:val="en-US"/>
        </w:rPr>
        <w:t>(a)</w:t>
      </w:r>
      <w:r w:rsidRPr="007E7DAB">
        <w:rPr>
          <w:lang w:val="en-US"/>
        </w:rPr>
        <w:tab/>
        <w:t>(b)</w:t>
      </w:r>
    </w:p>
    <w:p w14:paraId="79876D06" w14:textId="77777777" w:rsidR="00233BB4" w:rsidRPr="007E7DAB" w:rsidRDefault="008D08FB">
      <w:pPr>
        <w:spacing w:after="459" w:line="236" w:lineRule="auto"/>
        <w:ind w:left="194" w:right="184"/>
        <w:rPr>
          <w:lang w:val="en-US"/>
        </w:rPr>
      </w:pPr>
      <w:r w:rsidRPr="007E7DAB">
        <w:rPr>
          <w:b/>
          <w:sz w:val="22"/>
          <w:lang w:val="en-US"/>
        </w:rPr>
        <w:t xml:space="preserve">Figure 3.5: </w:t>
      </w:r>
      <w:r w:rsidRPr="007E7DAB">
        <w:rPr>
          <w:sz w:val="22"/>
          <w:lang w:val="en-US"/>
        </w:rPr>
        <w:t xml:space="preserve">Resulting pseudo ROCs and their AUC for each split and the combined dataset when splitting the dataset by 3.5a) cross-linked and </w:t>
      </w:r>
      <w:proofErr w:type="spellStart"/>
      <w:r w:rsidRPr="007E7DAB">
        <w:rPr>
          <w:sz w:val="22"/>
          <w:lang w:val="en-US"/>
        </w:rPr>
        <w:t>noncross</w:t>
      </w:r>
      <w:proofErr w:type="spellEnd"/>
      <w:r w:rsidRPr="007E7DAB">
        <w:rPr>
          <w:sz w:val="22"/>
          <w:lang w:val="en-US"/>
        </w:rPr>
        <w:t xml:space="preserve">-linked PSMs, 3.5b) the cross-linked nucleotide. XLs stands for cross-linked PSMs and </w:t>
      </w:r>
      <w:proofErr w:type="spellStart"/>
      <w:r w:rsidRPr="007E7DAB">
        <w:rPr>
          <w:sz w:val="22"/>
          <w:lang w:val="en-US"/>
        </w:rPr>
        <w:t>nXLs</w:t>
      </w:r>
      <w:proofErr w:type="spellEnd"/>
      <w:r w:rsidRPr="007E7DAB">
        <w:rPr>
          <w:sz w:val="22"/>
          <w:lang w:val="en-US"/>
        </w:rPr>
        <w:t xml:space="preserve"> for non-</w:t>
      </w:r>
      <w:proofErr w:type="gramStart"/>
      <w:r w:rsidRPr="007E7DAB">
        <w:rPr>
          <w:sz w:val="22"/>
          <w:lang w:val="en-US"/>
        </w:rPr>
        <w:t>cross-linked</w:t>
      </w:r>
      <w:proofErr w:type="gramEnd"/>
      <w:r w:rsidRPr="007E7DAB">
        <w:rPr>
          <w:sz w:val="22"/>
          <w:lang w:val="en-US"/>
        </w:rPr>
        <w:t xml:space="preserve"> PSMs.</w:t>
      </w:r>
    </w:p>
    <w:p w14:paraId="5B6E76FD" w14:textId="77777777" w:rsidR="00233BB4" w:rsidRPr="007E7DAB" w:rsidRDefault="008D08FB">
      <w:pPr>
        <w:pStyle w:val="Heading4"/>
        <w:spacing w:after="190"/>
        <w:ind w:left="-5"/>
        <w:rPr>
          <w:lang w:val="en-US"/>
        </w:rPr>
      </w:pPr>
      <w:commentRangeStart w:id="167"/>
      <w:commentRangeStart w:id="168"/>
      <w:r w:rsidRPr="007E7DAB">
        <w:rPr>
          <w:lang w:val="en-US"/>
        </w:rPr>
        <w:t>Splitting the Dataset</w:t>
      </w:r>
      <w:commentRangeEnd w:id="167"/>
      <w:r w:rsidR="000F4D9A">
        <w:rPr>
          <w:rStyle w:val="CommentReference"/>
          <w:b w:val="0"/>
        </w:rPr>
        <w:commentReference w:id="167"/>
      </w:r>
      <w:commentRangeEnd w:id="168"/>
      <w:r w:rsidR="000F4D9A">
        <w:rPr>
          <w:rStyle w:val="CommentReference"/>
          <w:b w:val="0"/>
        </w:rPr>
        <w:commentReference w:id="168"/>
      </w:r>
    </w:p>
    <w:p w14:paraId="37D7B2D5" w14:textId="77777777" w:rsidR="00233BB4" w:rsidRPr="007E7DAB" w:rsidRDefault="008D08FB">
      <w:pPr>
        <w:spacing w:after="478"/>
        <w:ind w:left="-5"/>
        <w:rPr>
          <w:lang w:val="en-US"/>
        </w:rPr>
      </w:pPr>
      <w:r w:rsidRPr="007E7DAB">
        <w:rPr>
          <w:lang w:val="en-US"/>
        </w:rPr>
        <w:t xml:space="preserve">The results of splitting the dataset before running </w:t>
      </w:r>
      <w:proofErr w:type="spellStart"/>
      <w:r w:rsidRPr="007E7DAB">
        <w:rPr>
          <w:lang w:val="en-US"/>
        </w:rPr>
        <w:t>Pycolator</w:t>
      </w:r>
      <w:proofErr w:type="spellEnd"/>
      <w:r w:rsidRPr="007E7DAB">
        <w:rPr>
          <w:lang w:val="en-US"/>
        </w:rPr>
        <w:t xml:space="preserve"> are shown in figure 3.5. Splitting by cross-linked and non-</w:t>
      </w:r>
      <w:proofErr w:type="gramStart"/>
      <w:r w:rsidRPr="007E7DAB">
        <w:rPr>
          <w:lang w:val="en-US"/>
        </w:rPr>
        <w:t>cross-linked</w:t>
      </w:r>
      <w:proofErr w:type="gramEnd"/>
      <w:r w:rsidRPr="007E7DAB">
        <w:rPr>
          <w:lang w:val="en-US"/>
        </w:rPr>
        <w:t xml:space="preserve"> PSMs yielded an AUC of 350</w:t>
      </w:r>
      <w:r w:rsidRPr="007E7DAB">
        <w:rPr>
          <w:i/>
          <w:lang w:val="en-US"/>
        </w:rPr>
        <w:t>.</w:t>
      </w:r>
      <w:r w:rsidRPr="007E7DAB">
        <w:rPr>
          <w:lang w:val="en-US"/>
        </w:rPr>
        <w:t xml:space="preserve">55, which is slightly higher than when running </w:t>
      </w:r>
      <w:proofErr w:type="spellStart"/>
      <w:r w:rsidRPr="007E7DAB">
        <w:rPr>
          <w:lang w:val="en-US"/>
        </w:rPr>
        <w:t>Pycolator</w:t>
      </w:r>
      <w:proofErr w:type="spellEnd"/>
      <w:r w:rsidRPr="007E7DAB">
        <w:rPr>
          <w:lang w:val="en-US"/>
        </w:rPr>
        <w:t xml:space="preserve"> on all PSMs (typically 348</w:t>
      </w:r>
      <w:r w:rsidRPr="007E7DAB">
        <w:rPr>
          <w:i/>
          <w:lang w:val="en-US"/>
        </w:rPr>
        <w:t>.</w:t>
      </w:r>
      <w:r w:rsidRPr="007E7DAB">
        <w:rPr>
          <w:lang w:val="en-US"/>
        </w:rPr>
        <w:t>5), and splitting by the cross-linked nucleotide yielded an AUC of 389</w:t>
      </w:r>
      <w:r w:rsidRPr="007E7DAB">
        <w:rPr>
          <w:i/>
          <w:lang w:val="en-US"/>
        </w:rPr>
        <w:t>.</w:t>
      </w:r>
      <w:r w:rsidRPr="007E7DAB">
        <w:rPr>
          <w:lang w:val="en-US"/>
        </w:rPr>
        <w:t>22.</w:t>
      </w:r>
    </w:p>
    <w:p w14:paraId="68F476EF" w14:textId="77777777" w:rsidR="00233BB4" w:rsidRPr="007E7DAB" w:rsidRDefault="008D08FB">
      <w:pPr>
        <w:pStyle w:val="Heading3"/>
        <w:tabs>
          <w:tab w:val="center" w:pos="2005"/>
        </w:tabs>
        <w:ind w:left="-15" w:firstLine="0"/>
        <w:rPr>
          <w:lang w:val="en-US"/>
        </w:rPr>
      </w:pPr>
      <w:r w:rsidRPr="007E7DAB">
        <w:rPr>
          <w:lang w:val="en-US"/>
        </w:rPr>
        <w:lastRenderedPageBreak/>
        <w:t>3.2.3</w:t>
      </w:r>
      <w:r w:rsidRPr="007E7DAB">
        <w:rPr>
          <w:lang w:val="en-US"/>
        </w:rPr>
        <w:tab/>
        <w:t>Small datasets</w:t>
      </w:r>
    </w:p>
    <w:p w14:paraId="05839BB3" w14:textId="77777777" w:rsidR="00233BB4" w:rsidRPr="007E7DAB" w:rsidRDefault="008D08FB">
      <w:pPr>
        <w:ind w:left="-5"/>
        <w:rPr>
          <w:lang w:val="en-US"/>
        </w:rPr>
      </w:pPr>
      <w:r w:rsidRPr="007E7DAB">
        <w:rPr>
          <w:lang w:val="en-US"/>
        </w:rPr>
        <w:t>When measuring the AUC in the first experiment, a roughly linear correlation to the datasets size was found. However, the AUC could not be measured when the dataset became smaller than approximately 200 PSMs, as shown in Figure 3.6. The number of PSMs at 1% FDR was larger relative to dataset size when using a smaller portion of the dataset, whether using a fixed score (3.7a) or percolator (3.7b). In the case of percolator, with smaller dataset size also more fluctuations occurred.</w:t>
      </w:r>
    </w:p>
    <w:p w14:paraId="24F8D295" w14:textId="77777777" w:rsidR="00233BB4" w:rsidRPr="007E7DAB" w:rsidRDefault="008D08FB">
      <w:pPr>
        <w:ind w:left="-5"/>
        <w:rPr>
          <w:lang w:val="en-US"/>
        </w:rPr>
      </w:pPr>
      <w:r w:rsidRPr="007E7DAB">
        <w:rPr>
          <w:lang w:val="en-US"/>
        </w:rPr>
        <w:t xml:space="preserve">The second experiment yielded following results: Figure 3.8a shows the portion of the dataset that was originally estimated to have a q-value of </w:t>
      </w:r>
      <w:r w:rsidRPr="007E7DAB">
        <w:rPr>
          <w:i/>
          <w:lang w:val="en-US"/>
        </w:rPr>
        <w:t xml:space="preserve">&lt; </w:t>
      </w:r>
      <w:r w:rsidRPr="007E7DAB">
        <w:rPr>
          <w:lang w:val="en-US"/>
        </w:rPr>
        <w:t xml:space="preserve">1%. The ratio of how many PSMs were assigned such a q-value after the sampling to before, is shown in Figure 3.8b without re-calculating the score with </w:t>
      </w:r>
      <w:proofErr w:type="spellStart"/>
      <w:r w:rsidRPr="007E7DAB">
        <w:rPr>
          <w:lang w:val="en-US"/>
        </w:rPr>
        <w:t>Pycolator</w:t>
      </w:r>
      <w:proofErr w:type="spellEnd"/>
      <w:r w:rsidRPr="007E7DAB">
        <w:rPr>
          <w:lang w:val="en-US"/>
        </w:rPr>
        <w:t xml:space="preserve">. Figure 3.9 shows how well the </w:t>
      </w:r>
      <w:proofErr w:type="spellStart"/>
      <w:r w:rsidRPr="007E7DAB">
        <w:rPr>
          <w:lang w:val="en-US"/>
        </w:rPr>
        <w:t>Pycolator</w:t>
      </w:r>
      <w:proofErr w:type="spellEnd"/>
      <w:r w:rsidRPr="007E7DAB">
        <w:rPr>
          <w:lang w:val="en-US"/>
        </w:rPr>
        <w:t xml:space="preserve"> score performed compared with the precomputed </w:t>
      </w:r>
      <w:proofErr w:type="spellStart"/>
      <w:r w:rsidRPr="007E7DAB">
        <w:rPr>
          <w:lang w:val="en-US"/>
        </w:rPr>
        <w:t>NuXL</w:t>
      </w:r>
      <w:proofErr w:type="spellEnd"/>
      <w:r w:rsidRPr="007E7DAB">
        <w:rPr>
          <w:lang w:val="en-US"/>
        </w:rPr>
        <w:t xml:space="preserve"> score when measured by the identifications with 1% </w:t>
      </w:r>
      <w:proofErr w:type="spellStart"/>
      <w:r w:rsidRPr="007E7DAB">
        <w:rPr>
          <w:lang w:val="en-US"/>
        </w:rPr>
        <w:t>qvalue</w:t>
      </w:r>
      <w:proofErr w:type="spellEnd"/>
      <w:r w:rsidRPr="007E7DAB">
        <w:rPr>
          <w:lang w:val="en-US"/>
        </w:rPr>
        <w:t xml:space="preserve"> or area under the pseudo ROC curve. The boxplots for the smallest datasets do not always contain 10 results, because </w:t>
      </w:r>
      <w:proofErr w:type="spellStart"/>
      <w:r w:rsidRPr="007E7DAB">
        <w:rPr>
          <w:lang w:val="en-US"/>
        </w:rPr>
        <w:t>Pycolator</w:t>
      </w:r>
      <w:proofErr w:type="spellEnd"/>
      <w:r w:rsidRPr="007E7DAB">
        <w:rPr>
          <w:lang w:val="en-US"/>
        </w:rPr>
        <w:t xml:space="preserve"> did, depending on the split, not work on datasets with 12 to 93 PSMs.</w:t>
      </w:r>
    </w:p>
    <w:p w14:paraId="78B36C93" w14:textId="77777777" w:rsidR="00233BB4" w:rsidRDefault="008D08FB">
      <w:pPr>
        <w:spacing w:after="208" w:line="259" w:lineRule="auto"/>
        <w:ind w:left="2024" w:firstLine="0"/>
        <w:jc w:val="left"/>
      </w:pPr>
      <w:r>
        <w:rPr>
          <w:noProof/>
        </w:rPr>
        <w:drawing>
          <wp:inline distT="0" distB="0" distL="0" distR="0" wp14:anchorId="71315D80" wp14:editId="0DDCE0A1">
            <wp:extent cx="2469593" cy="1452029"/>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30"/>
                    <a:stretch>
                      <a:fillRect/>
                    </a:stretch>
                  </pic:blipFill>
                  <pic:spPr>
                    <a:xfrm>
                      <a:off x="0" y="0"/>
                      <a:ext cx="2469593" cy="1452029"/>
                    </a:xfrm>
                    <a:prstGeom prst="rect">
                      <a:avLst/>
                    </a:prstGeom>
                  </pic:spPr>
                </pic:pic>
              </a:graphicData>
            </a:graphic>
          </wp:inline>
        </w:drawing>
      </w:r>
    </w:p>
    <w:p w14:paraId="16594A6D" w14:textId="77777777" w:rsidR="00233BB4" w:rsidRPr="007E7DAB" w:rsidRDefault="008D08FB">
      <w:pPr>
        <w:spacing w:after="1460" w:line="236" w:lineRule="auto"/>
        <w:ind w:left="194" w:right="184"/>
        <w:rPr>
          <w:lang w:val="en-US"/>
        </w:rPr>
      </w:pPr>
      <w:r w:rsidRPr="007E7DAB">
        <w:rPr>
          <w:b/>
          <w:sz w:val="22"/>
          <w:lang w:val="en-US"/>
        </w:rPr>
        <w:t xml:space="preserve">Figure 3.6: </w:t>
      </w:r>
      <w:r w:rsidRPr="007E7DAB">
        <w:rPr>
          <w:sz w:val="22"/>
          <w:lang w:val="en-US"/>
        </w:rPr>
        <w:t xml:space="preserve">The AUC of a </w:t>
      </w:r>
      <w:proofErr w:type="spellStart"/>
      <w:r w:rsidRPr="007E7DAB">
        <w:rPr>
          <w:sz w:val="22"/>
          <w:lang w:val="en-US"/>
        </w:rPr>
        <w:t>Pycolator</w:t>
      </w:r>
      <w:proofErr w:type="spellEnd"/>
      <w:r w:rsidRPr="007E7DAB">
        <w:rPr>
          <w:sz w:val="22"/>
          <w:lang w:val="en-US"/>
        </w:rPr>
        <w:t xml:space="preserve"> run on the y-axis is plotted against the size of the dataset sampled as described in 2.2.3 on the x-axis. Below about 200 PSMs in the dataset, the pseudo ROC consisted of data at one q-value and thus enclosed an area of 0 or could not be determined.</w:t>
      </w:r>
    </w:p>
    <w:p w14:paraId="7A88F75C" w14:textId="77777777" w:rsidR="00233BB4" w:rsidRDefault="008D08FB">
      <w:pPr>
        <w:spacing w:after="139"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6DA22DF8" wp14:editId="01CA66C1">
                <wp:extent cx="5039972" cy="1646396"/>
                <wp:effectExtent l="0" t="0" r="0" b="0"/>
                <wp:docPr id="28326" name="Group 28326"/>
                <wp:cNvGraphicFramePr/>
                <a:graphic xmlns:a="http://schemas.openxmlformats.org/drawingml/2006/main">
                  <a:graphicData uri="http://schemas.microsoft.com/office/word/2010/wordprocessingGroup">
                    <wpg:wgp>
                      <wpg:cNvGrpSpPr/>
                      <wpg:grpSpPr>
                        <a:xfrm>
                          <a:off x="0" y="0"/>
                          <a:ext cx="5039972" cy="1646396"/>
                          <a:chOff x="0" y="0"/>
                          <a:chExt cx="5039972" cy="1646396"/>
                        </a:xfrm>
                      </wpg:grpSpPr>
                      <pic:pic xmlns:pic="http://schemas.openxmlformats.org/drawingml/2006/picture">
                        <pic:nvPicPr>
                          <pic:cNvPr id="1896" name="Picture 1896"/>
                          <pic:cNvPicPr/>
                        </pic:nvPicPr>
                        <pic:blipFill>
                          <a:blip r:embed="rId131"/>
                          <a:stretch>
                            <a:fillRect/>
                          </a:stretch>
                        </pic:blipFill>
                        <pic:spPr>
                          <a:xfrm>
                            <a:off x="0" y="0"/>
                            <a:ext cx="2469593" cy="1646396"/>
                          </a:xfrm>
                          <a:prstGeom prst="rect">
                            <a:avLst/>
                          </a:prstGeom>
                        </pic:spPr>
                      </pic:pic>
                      <pic:pic xmlns:pic="http://schemas.openxmlformats.org/drawingml/2006/picture">
                        <pic:nvPicPr>
                          <pic:cNvPr id="1899" name="Picture 1899"/>
                          <pic:cNvPicPr/>
                        </pic:nvPicPr>
                        <pic:blipFill>
                          <a:blip r:embed="rId132"/>
                          <a:stretch>
                            <a:fillRect/>
                          </a:stretch>
                        </pic:blipFill>
                        <pic:spPr>
                          <a:xfrm>
                            <a:off x="2570379" y="0"/>
                            <a:ext cx="2469593" cy="1646396"/>
                          </a:xfrm>
                          <a:prstGeom prst="rect">
                            <a:avLst/>
                          </a:prstGeom>
                        </pic:spPr>
                      </pic:pic>
                    </wpg:wgp>
                  </a:graphicData>
                </a:graphic>
              </wp:inline>
            </w:drawing>
          </mc:Choice>
          <mc:Fallback xmlns:a="http://schemas.openxmlformats.org/drawingml/2006/main">
            <w:pict>
              <v:group id="Group 28326" style="width:396.848pt;height:129.637pt;mso-position-horizontal-relative:char;mso-position-vertical-relative:line" coordsize="50399,16463">
                <v:shape id="Picture 1896" style="position:absolute;width:24695;height:16463;left:0;top:0;" filled="f">
                  <v:imagedata r:id="rId133"/>
                </v:shape>
                <v:shape id="Picture 1899" style="position:absolute;width:24695;height:16463;left:25703;top:0;" filled="f">
                  <v:imagedata r:id="rId134"/>
                </v:shape>
              </v:group>
            </w:pict>
          </mc:Fallback>
        </mc:AlternateContent>
      </w:r>
    </w:p>
    <w:p w14:paraId="7386745D" w14:textId="77777777" w:rsidR="00233BB4" w:rsidRPr="007E7DAB" w:rsidRDefault="008D08FB">
      <w:pPr>
        <w:pStyle w:val="Heading4"/>
        <w:tabs>
          <w:tab w:val="center" w:pos="1945"/>
          <w:tab w:val="center" w:pos="5992"/>
        </w:tabs>
        <w:spacing w:after="187" w:line="265" w:lineRule="auto"/>
        <w:ind w:left="0" w:firstLine="0"/>
        <w:rPr>
          <w:lang w:val="en-US"/>
        </w:rPr>
      </w:pPr>
      <w:r>
        <w:rPr>
          <w:rFonts w:ascii="Calibri" w:eastAsia="Calibri" w:hAnsi="Calibri" w:cs="Calibri"/>
          <w:b w:val="0"/>
          <w:sz w:val="22"/>
        </w:rPr>
        <w:tab/>
      </w:r>
      <w:r w:rsidRPr="007E7DAB">
        <w:rPr>
          <w:sz w:val="22"/>
          <w:lang w:val="en-US"/>
        </w:rPr>
        <w:t>(a)</w:t>
      </w:r>
      <w:r w:rsidRPr="007E7DAB">
        <w:rPr>
          <w:sz w:val="22"/>
          <w:lang w:val="en-US"/>
        </w:rPr>
        <w:tab/>
        <w:t>(b)</w:t>
      </w:r>
    </w:p>
    <w:p w14:paraId="082AFC04" w14:textId="77777777" w:rsidR="00233BB4" w:rsidRPr="007E7DAB" w:rsidRDefault="008D08FB">
      <w:pPr>
        <w:spacing w:after="92" w:line="236" w:lineRule="auto"/>
        <w:ind w:left="194" w:right="184"/>
        <w:rPr>
          <w:lang w:val="en-US"/>
        </w:rPr>
      </w:pPr>
      <w:r w:rsidRPr="007E7DAB">
        <w:rPr>
          <w:b/>
          <w:sz w:val="22"/>
          <w:lang w:val="en-US"/>
        </w:rPr>
        <w:t>Fi</w:t>
      </w:r>
      <w:commentRangeStart w:id="169"/>
      <w:commentRangeStart w:id="170"/>
      <w:r w:rsidRPr="007E7DAB">
        <w:rPr>
          <w:b/>
          <w:sz w:val="22"/>
          <w:lang w:val="en-US"/>
        </w:rPr>
        <w:t xml:space="preserve">gure 3.7: </w:t>
      </w:r>
      <w:r w:rsidRPr="007E7DAB">
        <w:rPr>
          <w:sz w:val="22"/>
          <w:lang w:val="en-US"/>
        </w:rPr>
        <w:t xml:space="preserve">The portion of PSMs in the sampled dataset with a 1% q-value on the y-axis is plotted against the datasets size on the x-axis. Left (3.7a) when estimating the q-value based on the unchanged </w:t>
      </w:r>
      <w:proofErr w:type="spellStart"/>
      <w:r w:rsidRPr="007E7DAB">
        <w:rPr>
          <w:sz w:val="22"/>
          <w:lang w:val="en-US"/>
        </w:rPr>
        <w:t>NuXL</w:t>
      </w:r>
      <w:proofErr w:type="spellEnd"/>
      <w:r w:rsidRPr="007E7DAB">
        <w:rPr>
          <w:sz w:val="22"/>
          <w:lang w:val="en-US"/>
        </w:rPr>
        <w:t xml:space="preserve"> score, and right (3.7b) after running </w:t>
      </w:r>
      <w:proofErr w:type="spellStart"/>
      <w:r w:rsidRPr="007E7DAB">
        <w:rPr>
          <w:sz w:val="22"/>
          <w:lang w:val="en-US"/>
        </w:rPr>
        <w:t>Pycolator</w:t>
      </w:r>
      <w:proofErr w:type="spellEnd"/>
      <w:r w:rsidRPr="007E7DAB">
        <w:rPr>
          <w:sz w:val="22"/>
          <w:lang w:val="en-US"/>
        </w:rPr>
        <w:t xml:space="preserve"> on the sampled dataset.</w:t>
      </w:r>
      <w:commentRangeEnd w:id="169"/>
      <w:r w:rsidR="007D1B28">
        <w:rPr>
          <w:rStyle w:val="CommentReference"/>
        </w:rPr>
        <w:commentReference w:id="169"/>
      </w:r>
      <w:commentRangeEnd w:id="170"/>
      <w:r w:rsidR="007D1B28">
        <w:rPr>
          <w:rStyle w:val="CommentReference"/>
        </w:rPr>
        <w:commentReference w:id="170"/>
      </w:r>
    </w:p>
    <w:p w14:paraId="7412CC0A" w14:textId="77777777" w:rsidR="00233BB4" w:rsidRDefault="008D08FB">
      <w:pPr>
        <w:spacing w:after="138" w:line="259" w:lineRule="auto"/>
        <w:ind w:left="0" w:firstLine="0"/>
        <w:jc w:val="left"/>
      </w:pPr>
      <w:r>
        <w:rPr>
          <w:rFonts w:ascii="Calibri" w:eastAsia="Calibri" w:hAnsi="Calibri" w:cs="Calibri"/>
          <w:noProof/>
          <w:sz w:val="22"/>
        </w:rPr>
        <mc:AlternateContent>
          <mc:Choice Requires="wpg">
            <w:drawing>
              <wp:inline distT="0" distB="0" distL="0" distR="0" wp14:anchorId="4CD49DB4" wp14:editId="13B2E6F3">
                <wp:extent cx="5039972" cy="1646395"/>
                <wp:effectExtent l="0" t="0" r="0" b="0"/>
                <wp:docPr id="29568" name="Group 29568"/>
                <wp:cNvGraphicFramePr/>
                <a:graphic xmlns:a="http://schemas.openxmlformats.org/drawingml/2006/main">
                  <a:graphicData uri="http://schemas.microsoft.com/office/word/2010/wordprocessingGroup">
                    <wpg:wgp>
                      <wpg:cNvGrpSpPr/>
                      <wpg:grpSpPr>
                        <a:xfrm>
                          <a:off x="0" y="0"/>
                          <a:ext cx="5039972" cy="1646395"/>
                          <a:chOff x="0" y="0"/>
                          <a:chExt cx="5039972" cy="1646395"/>
                        </a:xfrm>
                      </wpg:grpSpPr>
                      <pic:pic xmlns:pic="http://schemas.openxmlformats.org/drawingml/2006/picture">
                        <pic:nvPicPr>
                          <pic:cNvPr id="1922" name="Picture 1922"/>
                          <pic:cNvPicPr/>
                        </pic:nvPicPr>
                        <pic:blipFill>
                          <a:blip r:embed="rId135"/>
                          <a:stretch>
                            <a:fillRect/>
                          </a:stretch>
                        </pic:blipFill>
                        <pic:spPr>
                          <a:xfrm>
                            <a:off x="0" y="0"/>
                            <a:ext cx="2469593" cy="1646395"/>
                          </a:xfrm>
                          <a:prstGeom prst="rect">
                            <a:avLst/>
                          </a:prstGeom>
                        </pic:spPr>
                      </pic:pic>
                      <pic:pic xmlns:pic="http://schemas.openxmlformats.org/drawingml/2006/picture">
                        <pic:nvPicPr>
                          <pic:cNvPr id="1926" name="Picture 1926"/>
                          <pic:cNvPicPr/>
                        </pic:nvPicPr>
                        <pic:blipFill>
                          <a:blip r:embed="rId136"/>
                          <a:stretch>
                            <a:fillRect/>
                          </a:stretch>
                        </pic:blipFill>
                        <pic:spPr>
                          <a:xfrm>
                            <a:off x="2570379" y="0"/>
                            <a:ext cx="2469593" cy="1646395"/>
                          </a:xfrm>
                          <a:prstGeom prst="rect">
                            <a:avLst/>
                          </a:prstGeom>
                        </pic:spPr>
                      </pic:pic>
                    </wpg:wgp>
                  </a:graphicData>
                </a:graphic>
              </wp:inline>
            </w:drawing>
          </mc:Choice>
          <mc:Fallback xmlns:a="http://schemas.openxmlformats.org/drawingml/2006/main">
            <w:pict>
              <v:group id="Group 29568" style="width:396.848pt;height:129.637pt;mso-position-horizontal-relative:char;mso-position-vertical-relative:line" coordsize="50399,16463">
                <v:shape id="Picture 1922" style="position:absolute;width:24695;height:16463;left:0;top:0;" filled="f">
                  <v:imagedata r:id="rId137"/>
                </v:shape>
                <v:shape id="Picture 1926" style="position:absolute;width:24695;height:16463;left:25703;top:0;" filled="f">
                  <v:imagedata r:id="rId138"/>
                </v:shape>
              </v:group>
            </w:pict>
          </mc:Fallback>
        </mc:AlternateContent>
      </w:r>
    </w:p>
    <w:p w14:paraId="102A8A61" w14:textId="77777777" w:rsidR="00233BB4" w:rsidRPr="007E7DAB" w:rsidRDefault="008D08FB">
      <w:pPr>
        <w:pStyle w:val="Heading4"/>
        <w:tabs>
          <w:tab w:val="center" w:pos="1945"/>
          <w:tab w:val="center" w:pos="5992"/>
        </w:tabs>
        <w:spacing w:after="187" w:line="265" w:lineRule="auto"/>
        <w:ind w:left="0" w:firstLine="0"/>
        <w:rPr>
          <w:lang w:val="en-US"/>
        </w:rPr>
      </w:pPr>
      <w:r>
        <w:rPr>
          <w:rFonts w:ascii="Calibri" w:eastAsia="Calibri" w:hAnsi="Calibri" w:cs="Calibri"/>
          <w:b w:val="0"/>
          <w:sz w:val="22"/>
        </w:rPr>
        <w:tab/>
      </w:r>
      <w:r w:rsidRPr="007E7DAB">
        <w:rPr>
          <w:sz w:val="22"/>
          <w:lang w:val="en-US"/>
        </w:rPr>
        <w:t xml:space="preserve">(a) </w:t>
      </w:r>
      <w:r w:rsidRPr="007E7DAB">
        <w:rPr>
          <w:b w:val="0"/>
          <w:sz w:val="22"/>
          <w:lang w:val="en-US"/>
        </w:rPr>
        <w:t>.</w:t>
      </w:r>
      <w:r w:rsidRPr="007E7DAB">
        <w:rPr>
          <w:b w:val="0"/>
          <w:sz w:val="22"/>
          <w:lang w:val="en-US"/>
        </w:rPr>
        <w:tab/>
      </w:r>
      <w:r w:rsidRPr="007E7DAB">
        <w:rPr>
          <w:sz w:val="22"/>
          <w:lang w:val="en-US"/>
        </w:rPr>
        <w:t>(b)</w:t>
      </w:r>
    </w:p>
    <w:p w14:paraId="4B0B70B2" w14:textId="1EC56318" w:rsidR="00233BB4" w:rsidRPr="007E7DAB" w:rsidRDefault="008D08FB">
      <w:pPr>
        <w:spacing w:after="1240" w:line="236" w:lineRule="auto"/>
        <w:ind w:left="194" w:right="184"/>
        <w:rPr>
          <w:lang w:val="en-US"/>
        </w:rPr>
      </w:pPr>
      <w:r w:rsidRPr="007E7DAB">
        <w:rPr>
          <w:b/>
          <w:sz w:val="22"/>
          <w:lang w:val="en-US"/>
        </w:rPr>
        <w:t xml:space="preserve">Figure 3.8: </w:t>
      </w:r>
      <w:del w:id="171" w:author="Timo Sachsenberg" w:date="2020-08-10T14:34:00Z">
        <w:r w:rsidRPr="007E7DAB" w:rsidDel="007D1B28">
          <w:rPr>
            <w:sz w:val="22"/>
            <w:lang w:val="en-US"/>
          </w:rPr>
          <w:delText xml:space="preserve">In 3.8a, the </w:delText>
        </w:r>
      </w:del>
      <w:ins w:id="172" w:author="Timo Sachsenberg" w:date="2020-08-10T14:34:00Z">
        <w:r w:rsidR="007D1B28">
          <w:rPr>
            <w:sz w:val="22"/>
            <w:lang w:val="en-US"/>
          </w:rPr>
          <w:t>Pro</w:t>
        </w:r>
      </w:ins>
      <w:r w:rsidRPr="007E7DAB">
        <w:rPr>
          <w:sz w:val="22"/>
          <w:lang w:val="en-US"/>
        </w:rPr>
        <w:t xml:space="preserve">portion of high confidence PSMs (q-value ≤ 1%) in the </w:t>
      </w:r>
      <w:ins w:id="173" w:author="Timo Sachsenberg" w:date="2020-08-10T14:35:00Z">
        <w:r w:rsidR="007D1B28">
          <w:rPr>
            <w:sz w:val="22"/>
            <w:lang w:val="en-US"/>
          </w:rPr>
          <w:t>sub</w:t>
        </w:r>
      </w:ins>
      <w:r w:rsidRPr="007E7DAB">
        <w:rPr>
          <w:sz w:val="22"/>
          <w:lang w:val="en-US"/>
        </w:rPr>
        <w:t>sampled dataset</w:t>
      </w:r>
      <w:del w:id="174" w:author="Timo Sachsenberg" w:date="2020-08-10T14:34:00Z">
        <w:r w:rsidRPr="007E7DAB" w:rsidDel="007D1B28">
          <w:rPr>
            <w:sz w:val="22"/>
            <w:lang w:val="en-US"/>
          </w:rPr>
          <w:delText xml:space="preserve"> from the </w:delText>
        </w:r>
        <w:commentRangeStart w:id="175"/>
        <w:commentRangeStart w:id="176"/>
        <w:r w:rsidRPr="007E7DAB" w:rsidDel="007D1B28">
          <w:rPr>
            <w:sz w:val="22"/>
            <w:lang w:val="en-US"/>
          </w:rPr>
          <w:delText xml:space="preserve">second experiment </w:delText>
        </w:r>
        <w:commentRangeEnd w:id="175"/>
        <w:r w:rsidR="007D1B28" w:rsidDel="007D1B28">
          <w:rPr>
            <w:rStyle w:val="CommentReference"/>
          </w:rPr>
          <w:commentReference w:id="175"/>
        </w:r>
        <w:commentRangeEnd w:id="176"/>
        <w:r w:rsidR="007D1B28" w:rsidDel="007D1B28">
          <w:rPr>
            <w:rStyle w:val="CommentReference"/>
          </w:rPr>
          <w:commentReference w:id="176"/>
        </w:r>
        <w:r w:rsidRPr="007E7DAB" w:rsidDel="007D1B28">
          <w:rPr>
            <w:sz w:val="22"/>
            <w:lang w:val="en-US"/>
          </w:rPr>
          <w:delText>is plotted on the y-axis</w:delText>
        </w:r>
      </w:del>
      <w:r w:rsidRPr="007E7DAB">
        <w:rPr>
          <w:sz w:val="22"/>
          <w:lang w:val="en-US"/>
        </w:rPr>
        <w:t xml:space="preserve">. In </w:t>
      </w:r>
      <w:commentRangeStart w:id="177"/>
      <w:commentRangeStart w:id="178"/>
      <w:r w:rsidRPr="007E7DAB">
        <w:rPr>
          <w:sz w:val="22"/>
          <w:lang w:val="en-US"/>
        </w:rPr>
        <w:t>3.8</w:t>
      </w:r>
      <w:commentRangeEnd w:id="177"/>
      <w:r w:rsidR="007D1B28">
        <w:rPr>
          <w:rStyle w:val="CommentReference"/>
        </w:rPr>
        <w:commentReference w:id="177"/>
      </w:r>
      <w:commentRangeEnd w:id="178"/>
      <w:r w:rsidR="007D1B28">
        <w:rPr>
          <w:rStyle w:val="CommentReference"/>
        </w:rPr>
        <w:commentReference w:id="178"/>
      </w:r>
      <w:r w:rsidRPr="007E7DAB">
        <w:rPr>
          <w:sz w:val="22"/>
          <w:lang w:val="en-US"/>
        </w:rPr>
        <w:t>b, the ratio of high confidence PSMs found after to before re-calculating the FDR in the sampled dataset is plotted. In both cases, the x-axis shows the datasets size, and the data from every of the 10 repetitions is shown combined in a boxplot.</w:t>
      </w:r>
    </w:p>
    <w:p w14:paraId="10EF451E" w14:textId="77777777" w:rsidR="00233BB4" w:rsidRDefault="008D08FB">
      <w:pPr>
        <w:spacing w:after="139"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5152B99D" wp14:editId="6DA7A4DB">
                <wp:extent cx="5039972" cy="1646396"/>
                <wp:effectExtent l="0" t="0" r="0" b="0"/>
                <wp:docPr id="29569" name="Group 29569"/>
                <wp:cNvGraphicFramePr/>
                <a:graphic xmlns:a="http://schemas.openxmlformats.org/drawingml/2006/main">
                  <a:graphicData uri="http://schemas.microsoft.com/office/word/2010/wordprocessingGroup">
                    <wpg:wgp>
                      <wpg:cNvGrpSpPr/>
                      <wpg:grpSpPr>
                        <a:xfrm>
                          <a:off x="0" y="0"/>
                          <a:ext cx="5039972" cy="1646396"/>
                          <a:chOff x="0" y="0"/>
                          <a:chExt cx="5039972" cy="1646396"/>
                        </a:xfrm>
                      </wpg:grpSpPr>
                      <pic:pic xmlns:pic="http://schemas.openxmlformats.org/drawingml/2006/picture">
                        <pic:nvPicPr>
                          <pic:cNvPr id="1938" name="Picture 1938"/>
                          <pic:cNvPicPr/>
                        </pic:nvPicPr>
                        <pic:blipFill>
                          <a:blip r:embed="rId139"/>
                          <a:stretch>
                            <a:fillRect/>
                          </a:stretch>
                        </pic:blipFill>
                        <pic:spPr>
                          <a:xfrm>
                            <a:off x="0" y="0"/>
                            <a:ext cx="2469593" cy="1646396"/>
                          </a:xfrm>
                          <a:prstGeom prst="rect">
                            <a:avLst/>
                          </a:prstGeom>
                        </pic:spPr>
                      </pic:pic>
                      <pic:pic xmlns:pic="http://schemas.openxmlformats.org/drawingml/2006/picture">
                        <pic:nvPicPr>
                          <pic:cNvPr id="1941" name="Picture 1941"/>
                          <pic:cNvPicPr/>
                        </pic:nvPicPr>
                        <pic:blipFill>
                          <a:blip r:embed="rId140"/>
                          <a:stretch>
                            <a:fillRect/>
                          </a:stretch>
                        </pic:blipFill>
                        <pic:spPr>
                          <a:xfrm>
                            <a:off x="2570379" y="0"/>
                            <a:ext cx="2469593" cy="1646396"/>
                          </a:xfrm>
                          <a:prstGeom prst="rect">
                            <a:avLst/>
                          </a:prstGeom>
                        </pic:spPr>
                      </pic:pic>
                    </wpg:wgp>
                  </a:graphicData>
                </a:graphic>
              </wp:inline>
            </w:drawing>
          </mc:Choice>
          <mc:Fallback xmlns:a="http://schemas.openxmlformats.org/drawingml/2006/main">
            <w:pict>
              <v:group id="Group 29569" style="width:396.848pt;height:129.637pt;mso-position-horizontal-relative:char;mso-position-vertical-relative:line" coordsize="50399,16463">
                <v:shape id="Picture 1938" style="position:absolute;width:24695;height:16463;left:0;top:0;" filled="f">
                  <v:imagedata r:id="rId141"/>
                </v:shape>
                <v:shape id="Picture 1941" style="position:absolute;width:24695;height:16463;left:25703;top:0;" filled="f">
                  <v:imagedata r:id="rId142"/>
                </v:shape>
              </v:group>
            </w:pict>
          </mc:Fallback>
        </mc:AlternateContent>
      </w:r>
    </w:p>
    <w:p w14:paraId="463B4B51" w14:textId="77777777" w:rsidR="00233BB4" w:rsidRPr="007E7DAB" w:rsidRDefault="008D08FB">
      <w:pPr>
        <w:pStyle w:val="Heading4"/>
        <w:tabs>
          <w:tab w:val="center" w:pos="1945"/>
          <w:tab w:val="center" w:pos="5992"/>
        </w:tabs>
        <w:spacing w:after="187" w:line="265" w:lineRule="auto"/>
        <w:ind w:left="0" w:firstLine="0"/>
        <w:rPr>
          <w:lang w:val="en-US"/>
        </w:rPr>
      </w:pPr>
      <w:r>
        <w:rPr>
          <w:rFonts w:ascii="Calibri" w:eastAsia="Calibri" w:hAnsi="Calibri" w:cs="Calibri"/>
          <w:b w:val="0"/>
          <w:sz w:val="22"/>
        </w:rPr>
        <w:tab/>
      </w:r>
      <w:r w:rsidRPr="007E7DAB">
        <w:rPr>
          <w:sz w:val="22"/>
          <w:lang w:val="en-US"/>
        </w:rPr>
        <w:t>(a)</w:t>
      </w:r>
      <w:r w:rsidRPr="007E7DAB">
        <w:rPr>
          <w:sz w:val="22"/>
          <w:lang w:val="en-US"/>
        </w:rPr>
        <w:tab/>
        <w:t>(b)</w:t>
      </w:r>
    </w:p>
    <w:p w14:paraId="6BC53DD6" w14:textId="77777777" w:rsidR="00233BB4" w:rsidRPr="007E7DAB" w:rsidRDefault="008D08FB">
      <w:pPr>
        <w:spacing w:after="92" w:line="236" w:lineRule="auto"/>
        <w:ind w:left="194" w:right="184"/>
        <w:rPr>
          <w:lang w:val="en-US"/>
        </w:rPr>
      </w:pPr>
      <w:r w:rsidRPr="007E7DAB">
        <w:rPr>
          <w:b/>
          <w:sz w:val="22"/>
          <w:lang w:val="en-US"/>
        </w:rPr>
        <w:t xml:space="preserve">Figure 3.9: </w:t>
      </w:r>
      <w:r w:rsidRPr="007E7DAB">
        <w:rPr>
          <w:sz w:val="22"/>
          <w:lang w:val="en-US"/>
        </w:rPr>
        <w:t xml:space="preserve">The ratio of </w:t>
      </w:r>
      <w:proofErr w:type="spellStart"/>
      <w:r w:rsidRPr="007E7DAB">
        <w:rPr>
          <w:sz w:val="22"/>
          <w:lang w:val="en-US"/>
        </w:rPr>
        <w:t>Pycolators</w:t>
      </w:r>
      <w:proofErr w:type="spellEnd"/>
      <w:r w:rsidRPr="007E7DAB">
        <w:rPr>
          <w:sz w:val="22"/>
          <w:lang w:val="en-US"/>
        </w:rPr>
        <w:t xml:space="preserve"> performance to the unchanged </w:t>
      </w:r>
      <w:proofErr w:type="spellStart"/>
      <w:r w:rsidRPr="007E7DAB">
        <w:rPr>
          <w:sz w:val="22"/>
          <w:lang w:val="en-US"/>
        </w:rPr>
        <w:t>NuXL</w:t>
      </w:r>
      <w:proofErr w:type="spellEnd"/>
      <w:r w:rsidRPr="007E7DAB">
        <w:rPr>
          <w:sz w:val="22"/>
          <w:lang w:val="en-US"/>
        </w:rPr>
        <w:t xml:space="preserve"> score on the y-axis is plotted against the datasets size on the x-axis. Left (3.9a), to measure the performance the area enclosed by the pseudo ROC is used, right (3.9b) the number of PSMs with a q-value of ≤ 1%. The data from every of the 10 repetitions is shown combined in a boxplot. While the median performance ratio measured by the AUC increases for datasets smaller than about 200 PSMs, </w:t>
      </w:r>
      <w:proofErr w:type="spellStart"/>
      <w:r w:rsidRPr="007E7DAB">
        <w:rPr>
          <w:sz w:val="22"/>
          <w:lang w:val="en-US"/>
        </w:rPr>
        <w:t>Pycolator</w:t>
      </w:r>
      <w:proofErr w:type="spellEnd"/>
      <w:r w:rsidRPr="007E7DAB">
        <w:rPr>
          <w:sz w:val="22"/>
          <w:lang w:val="en-US"/>
        </w:rPr>
        <w:t xml:space="preserve"> </w:t>
      </w:r>
      <w:commentRangeStart w:id="179"/>
      <w:commentRangeStart w:id="180"/>
      <w:r w:rsidRPr="007E7DAB">
        <w:rPr>
          <w:sz w:val="22"/>
          <w:lang w:val="en-US"/>
        </w:rPr>
        <w:t xml:space="preserve">identifies less PSMs with a confidence of 1% than the </w:t>
      </w:r>
      <w:proofErr w:type="spellStart"/>
      <w:r w:rsidRPr="007E7DAB">
        <w:rPr>
          <w:sz w:val="22"/>
          <w:lang w:val="en-US"/>
        </w:rPr>
        <w:t>NuXL</w:t>
      </w:r>
      <w:proofErr w:type="spellEnd"/>
      <w:r w:rsidRPr="007E7DAB">
        <w:rPr>
          <w:sz w:val="22"/>
          <w:lang w:val="en-US"/>
        </w:rPr>
        <w:t xml:space="preserve"> score for smaller datasets.</w:t>
      </w:r>
      <w:commentRangeEnd w:id="179"/>
      <w:r w:rsidR="007D1B28">
        <w:rPr>
          <w:rStyle w:val="CommentReference"/>
        </w:rPr>
        <w:commentReference w:id="179"/>
      </w:r>
      <w:commentRangeEnd w:id="180"/>
      <w:r w:rsidR="007D1B28">
        <w:rPr>
          <w:rStyle w:val="CommentReference"/>
        </w:rPr>
        <w:commentReference w:id="180"/>
      </w:r>
    </w:p>
    <w:p w14:paraId="08E22BAA" w14:textId="77777777" w:rsidR="00233BB4" w:rsidRPr="007E7DAB" w:rsidRDefault="00233BB4">
      <w:pPr>
        <w:rPr>
          <w:lang w:val="en-US"/>
        </w:rPr>
        <w:sectPr w:rsidR="00233BB4" w:rsidRPr="007E7DAB">
          <w:type w:val="continuous"/>
          <w:pgSz w:w="11906" w:h="16838"/>
          <w:pgMar w:top="2177" w:right="1961" w:bottom="2622" w:left="2007" w:header="720" w:footer="720" w:gutter="0"/>
          <w:cols w:space="720"/>
        </w:sectPr>
      </w:pPr>
    </w:p>
    <w:p w14:paraId="67B1C20B" w14:textId="77777777" w:rsidR="00233BB4" w:rsidRPr="007E7DAB" w:rsidRDefault="008D08FB">
      <w:pPr>
        <w:spacing w:after="411" w:line="265" w:lineRule="auto"/>
        <w:ind w:left="-5"/>
        <w:jc w:val="left"/>
        <w:rPr>
          <w:lang w:val="en-US"/>
        </w:rPr>
      </w:pPr>
      <w:r w:rsidRPr="007E7DAB">
        <w:rPr>
          <w:b/>
          <w:sz w:val="50"/>
          <w:lang w:val="en-US"/>
        </w:rPr>
        <w:lastRenderedPageBreak/>
        <w:t>Chapter 4</w:t>
      </w:r>
    </w:p>
    <w:p w14:paraId="296DFD0F" w14:textId="77777777" w:rsidR="00233BB4" w:rsidRPr="007E7DAB" w:rsidRDefault="008D08FB">
      <w:pPr>
        <w:pStyle w:val="Heading1"/>
        <w:spacing w:after="530"/>
        <w:ind w:left="-5"/>
        <w:rPr>
          <w:lang w:val="en-US"/>
        </w:rPr>
      </w:pPr>
      <w:r w:rsidRPr="007E7DAB">
        <w:rPr>
          <w:lang w:val="en-US"/>
        </w:rPr>
        <w:t>Discussion</w:t>
      </w:r>
    </w:p>
    <w:p w14:paraId="7B91F2DA" w14:textId="77777777" w:rsidR="00233BB4" w:rsidRPr="007E7DAB" w:rsidRDefault="008D08FB">
      <w:pPr>
        <w:spacing w:after="278"/>
        <w:ind w:left="-5"/>
        <w:rPr>
          <w:lang w:val="en-US"/>
        </w:rPr>
      </w:pPr>
      <w:commentRangeStart w:id="181"/>
      <w:commentRangeStart w:id="182"/>
      <w:commentRangeStart w:id="183"/>
      <w:commentRangeStart w:id="184"/>
      <w:commentRangeStart w:id="185"/>
      <w:r w:rsidRPr="007E7DAB">
        <w:rPr>
          <w:lang w:val="en-US"/>
        </w:rPr>
        <w:t xml:space="preserve">The re-implementation of Percolator in python works as intended. The slightly higher number of cross-linked PSMs found at 1% q-value is likely due to randomness caused by differing splits and the wrong formula used for the calculating of q-values, as pointed out in 1.1.3. The correct formula should be used for further usage of </w:t>
      </w:r>
      <w:proofErr w:type="spellStart"/>
      <w:r w:rsidRPr="007E7DAB">
        <w:rPr>
          <w:lang w:val="en-US"/>
        </w:rPr>
        <w:t>Pycolator</w:t>
      </w:r>
      <w:proofErr w:type="spellEnd"/>
      <w:r w:rsidRPr="007E7DAB">
        <w:rPr>
          <w:lang w:val="en-US"/>
        </w:rPr>
        <w:t>.</w:t>
      </w:r>
      <w:commentRangeEnd w:id="181"/>
      <w:r w:rsidR="007B3D5D">
        <w:rPr>
          <w:rStyle w:val="CommentReference"/>
        </w:rPr>
        <w:commentReference w:id="181"/>
      </w:r>
      <w:commentRangeEnd w:id="182"/>
      <w:r w:rsidR="007B3D5D">
        <w:rPr>
          <w:rStyle w:val="CommentReference"/>
        </w:rPr>
        <w:commentReference w:id="182"/>
      </w:r>
      <w:commentRangeEnd w:id="183"/>
      <w:r w:rsidR="007B3D5D">
        <w:rPr>
          <w:rStyle w:val="CommentReference"/>
        </w:rPr>
        <w:commentReference w:id="183"/>
      </w:r>
      <w:commentRangeEnd w:id="184"/>
      <w:r w:rsidR="007B3D5D">
        <w:rPr>
          <w:rStyle w:val="CommentReference"/>
        </w:rPr>
        <w:commentReference w:id="184"/>
      </w:r>
      <w:commentRangeEnd w:id="185"/>
      <w:r w:rsidR="007B3D5D">
        <w:rPr>
          <w:rStyle w:val="CommentReference"/>
        </w:rPr>
        <w:commentReference w:id="185"/>
      </w:r>
    </w:p>
    <w:p w14:paraId="291E7D33" w14:textId="77777777" w:rsidR="00233BB4" w:rsidRPr="007E7DAB" w:rsidRDefault="008D08FB">
      <w:pPr>
        <w:ind w:left="-5"/>
        <w:rPr>
          <w:lang w:val="en-US"/>
        </w:rPr>
      </w:pPr>
      <w:commentRangeStart w:id="186"/>
      <w:commentRangeStart w:id="187"/>
      <w:r w:rsidRPr="007E7DAB">
        <w:rPr>
          <w:lang w:val="en-US"/>
        </w:rPr>
        <w:t xml:space="preserve">As already explained in 2.2.1, </w:t>
      </w:r>
      <w:commentRangeEnd w:id="186"/>
      <w:r w:rsidR="007B3D5D">
        <w:rPr>
          <w:rStyle w:val="CommentReference"/>
        </w:rPr>
        <w:commentReference w:id="186"/>
      </w:r>
      <w:commentRangeEnd w:id="187"/>
      <w:r w:rsidR="007B3D5D">
        <w:rPr>
          <w:rStyle w:val="CommentReference"/>
        </w:rPr>
        <w:commentReference w:id="187"/>
      </w:r>
      <w:r w:rsidRPr="007E7DAB">
        <w:rPr>
          <w:lang w:val="en-US"/>
        </w:rPr>
        <w:t xml:space="preserve">scoring cross-linked peptides is often harder than scoring linear ones. </w:t>
      </w:r>
      <w:commentRangeStart w:id="188"/>
      <w:commentRangeStart w:id="189"/>
      <w:r w:rsidRPr="007E7DAB">
        <w:rPr>
          <w:lang w:val="en-US"/>
        </w:rPr>
        <w:t>Therefore, they can get a lower score than appropriate</w:t>
      </w:r>
      <w:commentRangeEnd w:id="188"/>
      <w:r w:rsidR="007B3D5D">
        <w:rPr>
          <w:rStyle w:val="CommentReference"/>
        </w:rPr>
        <w:commentReference w:id="188"/>
      </w:r>
      <w:commentRangeEnd w:id="189"/>
      <w:r w:rsidR="007B3D5D">
        <w:rPr>
          <w:rStyle w:val="CommentReference"/>
        </w:rPr>
        <w:commentReference w:id="189"/>
      </w:r>
      <w:r w:rsidRPr="007E7DAB">
        <w:rPr>
          <w:lang w:val="en-US"/>
        </w:rPr>
        <w:t xml:space="preserve"> and it can be useful to also include the best scoring cross-linked peptide when running the Percolator algorithm. It may be able to revise the PSMs scores and the </w:t>
      </w:r>
      <w:proofErr w:type="gramStart"/>
      <w:r w:rsidRPr="007E7DAB">
        <w:rPr>
          <w:lang w:val="en-US"/>
        </w:rPr>
        <w:t>actually correct</w:t>
      </w:r>
      <w:proofErr w:type="gramEnd"/>
      <w:r w:rsidRPr="007E7DAB">
        <w:rPr>
          <w:lang w:val="en-US"/>
        </w:rPr>
        <w:t xml:space="preserve"> cross-linked peptide may become the best scoring PSM. This thesis is also supported by the findings in 3.2.1. If only including the best scoring peptide, of which 3.3b shows the results, </w:t>
      </w:r>
      <w:proofErr w:type="gramStart"/>
      <w:r w:rsidRPr="007E7DAB">
        <w:rPr>
          <w:lang w:val="en-US"/>
        </w:rPr>
        <w:t>the end result</w:t>
      </w:r>
      <w:proofErr w:type="gramEnd"/>
      <w:r w:rsidRPr="007E7DAB">
        <w:rPr>
          <w:lang w:val="en-US"/>
        </w:rPr>
        <w:t xml:space="preserve"> is worse than when giving </w:t>
      </w:r>
      <w:proofErr w:type="spellStart"/>
      <w:r w:rsidRPr="007E7DAB">
        <w:rPr>
          <w:lang w:val="en-US"/>
        </w:rPr>
        <w:t>Pycolator</w:t>
      </w:r>
      <w:proofErr w:type="spellEnd"/>
      <w:r w:rsidRPr="007E7DAB">
        <w:rPr>
          <w:lang w:val="en-US"/>
        </w:rPr>
        <w:t xml:space="preserve"> some iterations to re-rank the found PSMs. However, it was better than when giving </w:t>
      </w:r>
      <w:proofErr w:type="spellStart"/>
      <w:r w:rsidRPr="007E7DAB">
        <w:rPr>
          <w:lang w:val="en-US"/>
        </w:rPr>
        <w:t>Pycolator</w:t>
      </w:r>
      <w:proofErr w:type="spellEnd"/>
      <w:r w:rsidRPr="007E7DAB">
        <w:rPr>
          <w:lang w:val="en-US"/>
        </w:rPr>
        <w:t xml:space="preserve"> </w:t>
      </w:r>
      <w:proofErr w:type="gramStart"/>
      <w:r w:rsidRPr="007E7DAB">
        <w:rPr>
          <w:lang w:val="en-US"/>
        </w:rPr>
        <w:t>all of</w:t>
      </w:r>
      <w:proofErr w:type="gramEnd"/>
      <w:r w:rsidRPr="007E7DAB">
        <w:rPr>
          <w:lang w:val="en-US"/>
        </w:rPr>
        <w:t xml:space="preserve"> the PSMs available, which is unexpected, since giving a machine learning model more information should generally improve its learning. Apparently, the lower ranking PSMs, even when having such a high score that a q-value of ≤ 5% is estimated, contain misleading information and thus the SVM learns patterns not valid for correct PSMs. This also explains why the algorithm converges faster when only given rank 1 PSMs. The higher quality of data lets the SVM learn the correct patterns after fewer iterations.</w:t>
      </w:r>
    </w:p>
    <w:p w14:paraId="11B5C580" w14:textId="613FF8E3" w:rsidR="00233BB4" w:rsidRPr="007E7DAB" w:rsidRDefault="008D08FB">
      <w:pPr>
        <w:spacing w:after="298"/>
        <w:ind w:left="-5"/>
        <w:rPr>
          <w:lang w:val="en-US"/>
        </w:rPr>
      </w:pPr>
      <w:r w:rsidRPr="007E7DAB">
        <w:rPr>
          <w:lang w:val="en-US"/>
        </w:rPr>
        <w:t xml:space="preserve">The pseudo ROC generated when using the newly implemented mechanism (3.3c) shows a convergence after 5 iterations, just like when using every PSM (3.3a). </w:t>
      </w:r>
      <w:del w:id="190" w:author="Timo Sachsenberg" w:date="2020-08-10T15:12:00Z">
        <w:r w:rsidRPr="007E7DAB" w:rsidDel="009326D5">
          <w:rPr>
            <w:lang w:val="en-US"/>
          </w:rPr>
          <w:delText xml:space="preserve">Then, as the log shows, </w:delText>
        </w:r>
      </w:del>
      <w:r w:rsidRPr="007E7DAB">
        <w:rPr>
          <w:lang w:val="en-US"/>
        </w:rPr>
        <w:t xml:space="preserve">lower ranking PSMs are dropped and the next iteration has a much higher AUC, probably </w:t>
      </w:r>
      <w:proofErr w:type="gramStart"/>
      <w:r w:rsidRPr="007E7DAB">
        <w:rPr>
          <w:lang w:val="en-US"/>
        </w:rPr>
        <w:t>as a result of</w:t>
      </w:r>
      <w:proofErr w:type="gramEnd"/>
      <w:r w:rsidRPr="007E7DAB">
        <w:rPr>
          <w:lang w:val="en-US"/>
        </w:rPr>
        <w:t xml:space="preserve"> the better quality of the PSMs. Letting the algorithm run on the new dataset again improves the AUC even beyond that of </w:t>
      </w:r>
      <w:proofErr w:type="spellStart"/>
      <w:r w:rsidRPr="007E7DAB">
        <w:rPr>
          <w:lang w:val="en-US"/>
        </w:rPr>
        <w:t>Pycolator</w:t>
      </w:r>
      <w:proofErr w:type="spellEnd"/>
      <w:r w:rsidRPr="007E7DAB">
        <w:rPr>
          <w:lang w:val="en-US"/>
        </w:rPr>
        <w:t xml:space="preserve"> when only using rank 1 PSMs. This </w:t>
      </w:r>
      <w:del w:id="191" w:author="Timo Sachsenberg" w:date="2020-08-10T15:13:00Z">
        <w:r w:rsidRPr="007E7DAB" w:rsidDel="009326D5">
          <w:rPr>
            <w:lang w:val="en-US"/>
          </w:rPr>
          <w:delText>suggests,</w:delText>
        </w:r>
      </w:del>
      <w:ins w:id="192" w:author="Timo Sachsenberg" w:date="2020-08-10T15:13:00Z">
        <w:r w:rsidR="009326D5" w:rsidRPr="007E7DAB">
          <w:rPr>
            <w:lang w:val="en-US"/>
          </w:rPr>
          <w:t>suggests</w:t>
        </w:r>
      </w:ins>
      <w:r w:rsidRPr="007E7DAB">
        <w:rPr>
          <w:lang w:val="en-US"/>
        </w:rPr>
        <w:t xml:space="preserve"> that indeed a re-ranking takes place in the first half of iterations.</w:t>
      </w:r>
    </w:p>
    <w:p w14:paraId="05668D48" w14:textId="77777777" w:rsidR="00233BB4" w:rsidRPr="007E7DAB" w:rsidRDefault="008D08FB">
      <w:pPr>
        <w:spacing w:after="241" w:line="265" w:lineRule="auto"/>
        <w:jc w:val="center"/>
        <w:rPr>
          <w:lang w:val="en-US"/>
        </w:rPr>
      </w:pPr>
      <w:r w:rsidRPr="007E7DAB">
        <w:rPr>
          <w:lang w:val="en-US"/>
        </w:rPr>
        <w:t>25</w:t>
      </w:r>
    </w:p>
    <w:p w14:paraId="4A46A519" w14:textId="2C8D8AC3" w:rsidR="00233BB4" w:rsidRPr="007E7DAB" w:rsidRDefault="008D08FB">
      <w:pPr>
        <w:spacing w:after="307"/>
        <w:ind w:left="-5"/>
        <w:rPr>
          <w:lang w:val="en-US"/>
        </w:rPr>
      </w:pPr>
      <w:r w:rsidRPr="007E7DAB">
        <w:rPr>
          <w:lang w:val="en-US"/>
        </w:rPr>
        <w:t xml:space="preserve">Although implementing the balancing of different classes in the nested cross-validation splits had no big impact, it reduced the </w:t>
      </w:r>
      <w:del w:id="193" w:author="Timo Sachsenberg" w:date="2020-08-10T15:13:00Z">
        <w:r w:rsidRPr="007E7DAB" w:rsidDel="009326D5">
          <w:rPr>
            <w:lang w:val="en-US"/>
          </w:rPr>
          <w:delText>spread</w:delText>
        </w:r>
      </w:del>
      <w:ins w:id="194" w:author="Timo Sachsenberg" w:date="2020-08-10T15:13:00Z">
        <w:r w:rsidR="009326D5">
          <w:rPr>
            <w:lang w:val="en-US"/>
          </w:rPr>
          <w:t>variation between the individual models</w:t>
        </w:r>
      </w:ins>
      <w:r w:rsidRPr="007E7DAB">
        <w:rPr>
          <w:lang w:val="en-US"/>
        </w:rPr>
        <w:t>. On other datasets, containing much fewer cross-linked than non-</w:t>
      </w:r>
      <w:proofErr w:type="gramStart"/>
      <w:r w:rsidRPr="007E7DAB">
        <w:rPr>
          <w:lang w:val="en-US"/>
        </w:rPr>
        <w:t>cross-linked</w:t>
      </w:r>
      <w:proofErr w:type="gramEnd"/>
      <w:r w:rsidRPr="007E7DAB">
        <w:rPr>
          <w:lang w:val="en-US"/>
        </w:rPr>
        <w:t xml:space="preserve"> PSMs, this procedure could have greater impact. This needs to be tested in further experiments. The feature has no disadvantages except </w:t>
      </w:r>
      <w:r w:rsidRPr="007E7DAB">
        <w:rPr>
          <w:lang w:val="en-US"/>
        </w:rPr>
        <w:lastRenderedPageBreak/>
        <w:t>negligible worse running time and can be generalized to other classes that could be present in a dataset.</w:t>
      </w:r>
    </w:p>
    <w:p w14:paraId="133894CA" w14:textId="660381D9" w:rsidR="00233BB4" w:rsidRPr="007E7DAB" w:rsidRDefault="008D08FB">
      <w:pPr>
        <w:spacing w:after="277"/>
        <w:ind w:left="-5"/>
        <w:rPr>
          <w:lang w:val="en-US"/>
        </w:rPr>
      </w:pPr>
      <w:r w:rsidRPr="007E7DAB">
        <w:rPr>
          <w:lang w:val="en-US"/>
        </w:rPr>
        <w:t xml:space="preserve">Using imputation did not improve the performance of </w:t>
      </w:r>
      <w:proofErr w:type="spellStart"/>
      <w:r w:rsidRPr="007E7DAB">
        <w:rPr>
          <w:lang w:val="en-US"/>
        </w:rPr>
        <w:t>Pycolator</w:t>
      </w:r>
      <w:proofErr w:type="spellEnd"/>
      <w:r w:rsidRPr="007E7DAB">
        <w:rPr>
          <w:lang w:val="en-US"/>
        </w:rPr>
        <w:t xml:space="preserve">. Neither for a single class nor for both. It is thinkable that imputation has a different effect on other datasets, which contain far fewer cross-links than </w:t>
      </w:r>
      <w:proofErr w:type="spellStart"/>
      <w:r w:rsidRPr="007E7DAB">
        <w:rPr>
          <w:lang w:val="en-US"/>
        </w:rPr>
        <w:t>noncross</w:t>
      </w:r>
      <w:proofErr w:type="spellEnd"/>
      <w:r w:rsidRPr="007E7DAB">
        <w:rPr>
          <w:lang w:val="en-US"/>
        </w:rPr>
        <w:t>-links. It could then prevent that the SVM fits onto the characteristics of non-</w:t>
      </w:r>
      <w:proofErr w:type="gramStart"/>
      <w:r w:rsidRPr="007E7DAB">
        <w:rPr>
          <w:lang w:val="en-US"/>
        </w:rPr>
        <w:t>cross-links</w:t>
      </w:r>
      <w:proofErr w:type="gramEnd"/>
      <w:r w:rsidRPr="007E7DAB">
        <w:rPr>
          <w:lang w:val="en-US"/>
        </w:rPr>
        <w:t xml:space="preserve"> because they are more frequent and find very few cross-links, but rather fit onto both classes in the same way. This </w:t>
      </w:r>
      <w:del w:id="195" w:author="Timo Sachsenberg" w:date="2020-08-10T15:14:00Z">
        <w:r w:rsidRPr="007E7DAB" w:rsidDel="009326D5">
          <w:rPr>
            <w:lang w:val="en-US"/>
          </w:rPr>
          <w:delText xml:space="preserve">has </w:delText>
        </w:r>
      </w:del>
      <w:ins w:id="196" w:author="Timo Sachsenberg" w:date="2020-08-10T15:14:00Z">
        <w:r w:rsidR="009326D5">
          <w:rPr>
            <w:lang w:val="en-US"/>
          </w:rPr>
          <w:t>needs</w:t>
        </w:r>
        <w:r w:rsidR="009326D5" w:rsidRPr="007E7DAB">
          <w:rPr>
            <w:lang w:val="en-US"/>
          </w:rPr>
          <w:t xml:space="preserve"> </w:t>
        </w:r>
      </w:ins>
      <w:r w:rsidRPr="007E7DAB">
        <w:rPr>
          <w:lang w:val="en-US"/>
        </w:rPr>
        <w:t>to be tested in further experiments. Because the imputation takes a significant amount of time, this option is switched off per default.</w:t>
      </w:r>
    </w:p>
    <w:p w14:paraId="7CB0C1A7" w14:textId="77777777" w:rsidR="00233BB4" w:rsidRPr="007E7DAB" w:rsidRDefault="008D08FB">
      <w:pPr>
        <w:ind w:left="-5"/>
        <w:rPr>
          <w:lang w:val="en-US"/>
        </w:rPr>
      </w:pPr>
      <w:r w:rsidRPr="007E7DAB">
        <w:rPr>
          <w:lang w:val="en-US"/>
        </w:rPr>
        <w:t>Splitting the dataset by cross-linked and non-</w:t>
      </w:r>
      <w:proofErr w:type="gramStart"/>
      <w:r w:rsidRPr="007E7DAB">
        <w:rPr>
          <w:lang w:val="en-US"/>
        </w:rPr>
        <w:t>cross-linked</w:t>
      </w:r>
      <w:proofErr w:type="gramEnd"/>
      <w:r w:rsidRPr="007E7DAB">
        <w:rPr>
          <w:lang w:val="en-US"/>
        </w:rPr>
        <w:t xml:space="preserve"> PSMs slightly improved the performance of </w:t>
      </w:r>
      <w:proofErr w:type="spellStart"/>
      <w:r w:rsidRPr="007E7DAB">
        <w:rPr>
          <w:lang w:val="en-US"/>
        </w:rPr>
        <w:t>Pycolator</w:t>
      </w:r>
      <w:proofErr w:type="spellEnd"/>
      <w:r w:rsidRPr="007E7DAB">
        <w:rPr>
          <w:lang w:val="en-US"/>
        </w:rPr>
        <w:t xml:space="preserve">, and splitting by the cross-linked nucleotide yielded a great improvement. In practice, neither is applicable to most datasets, because they often only contain a very small number of cross-linked PSMs. And, as the experiments in section 3.2.3 show, applying </w:t>
      </w:r>
      <w:proofErr w:type="spellStart"/>
      <w:r w:rsidRPr="007E7DAB">
        <w:rPr>
          <w:lang w:val="en-US"/>
        </w:rPr>
        <w:t>Pycolator</w:t>
      </w:r>
      <w:proofErr w:type="spellEnd"/>
      <w:r w:rsidRPr="007E7DAB">
        <w:rPr>
          <w:lang w:val="en-US"/>
        </w:rPr>
        <w:t xml:space="preserve"> on a small dataset brings a lot of variation and worsens the performance.</w:t>
      </w:r>
    </w:p>
    <w:p w14:paraId="24020D52" w14:textId="1E139195" w:rsidR="00233BB4" w:rsidRPr="007E7DAB" w:rsidRDefault="008D08FB">
      <w:pPr>
        <w:ind w:left="-5"/>
        <w:rPr>
          <w:lang w:val="en-US"/>
        </w:rPr>
      </w:pPr>
      <w:r w:rsidRPr="007E7DAB">
        <w:rPr>
          <w:lang w:val="en-US"/>
        </w:rPr>
        <w:t xml:space="preserve">The non-random approach in the first experiment regarding small datasets keeps the ratio of correct to incorrect PSMs and ensures the appearance of PSMs originally classified as correct. However, maintaining the ratio when sampling a very small subset means it will contain one or two PSMs, which originally were assigned a q-value of </w:t>
      </w:r>
      <w:r w:rsidRPr="007E7DAB">
        <w:rPr>
          <w:i/>
          <w:lang w:val="en-US"/>
        </w:rPr>
        <w:t xml:space="preserve">&lt; </w:t>
      </w:r>
      <w:r w:rsidRPr="007E7DAB">
        <w:rPr>
          <w:lang w:val="en-US"/>
        </w:rPr>
        <w:t xml:space="preserve">1%, and many worse PSMs. This general bad quality of the dataset makes it difficult to obtain quantitative results for the very small datasets, which is why the second experiment was conducted. The findings however do suggest that down to a dataset size of about 500, </w:t>
      </w:r>
      <w:proofErr w:type="spellStart"/>
      <w:r w:rsidRPr="007E7DAB">
        <w:rPr>
          <w:lang w:val="en-US"/>
        </w:rPr>
        <w:t>Pycolator</w:t>
      </w:r>
      <w:proofErr w:type="spellEnd"/>
      <w:r w:rsidRPr="007E7DAB">
        <w:rPr>
          <w:lang w:val="en-US"/>
        </w:rPr>
        <w:t xml:space="preserve"> does not suffer from any drawbacks. With smaller datasets, the AUC metric does not work </w:t>
      </w:r>
      <w:proofErr w:type="gramStart"/>
      <w:r w:rsidRPr="007E7DAB">
        <w:rPr>
          <w:lang w:val="en-US"/>
        </w:rPr>
        <w:t>anymore</w:t>
      </w:r>
      <w:proofErr w:type="gramEnd"/>
      <w:r w:rsidRPr="007E7DAB">
        <w:rPr>
          <w:lang w:val="en-US"/>
        </w:rPr>
        <w:t xml:space="preserve"> and a lot of variation happens (3.7b). Only the first problem could be solved: by implementing the new metric of identifications at 1% q-value. Figure 3.7a was generated to test if the FDR estimation would suffer from small datasets. This </w:t>
      </w:r>
      <w:del w:id="197" w:author="Timo Sachsenberg" w:date="2020-08-10T15:15:00Z">
        <w:r w:rsidRPr="007E7DAB" w:rsidDel="00897848">
          <w:rPr>
            <w:lang w:val="en-US"/>
          </w:rPr>
          <w:delText>can not</w:delText>
        </w:r>
      </w:del>
      <w:ins w:id="198" w:author="Timo Sachsenberg" w:date="2020-08-10T15:15:00Z">
        <w:r w:rsidR="00897848" w:rsidRPr="007E7DAB">
          <w:rPr>
            <w:lang w:val="en-US"/>
          </w:rPr>
          <w:t>cannot</w:t>
        </w:r>
      </w:ins>
      <w:r w:rsidRPr="007E7DAB">
        <w:rPr>
          <w:lang w:val="en-US"/>
        </w:rPr>
        <w:t xml:space="preserve"> be observed, as the smallest dataset for which a point is plotted has approximately 100 PSMs, and thus the small increase from 0</w:t>
      </w:r>
      <w:r w:rsidRPr="007E7DAB">
        <w:rPr>
          <w:i/>
          <w:lang w:val="en-US"/>
        </w:rPr>
        <w:t>.</w:t>
      </w:r>
      <w:r w:rsidRPr="007E7DAB">
        <w:rPr>
          <w:lang w:val="en-US"/>
        </w:rPr>
        <w:t>061 to 0</w:t>
      </w:r>
      <w:r w:rsidRPr="007E7DAB">
        <w:rPr>
          <w:i/>
          <w:lang w:val="en-US"/>
        </w:rPr>
        <w:t>.</w:t>
      </w:r>
      <w:r w:rsidRPr="007E7DAB">
        <w:rPr>
          <w:lang w:val="en-US"/>
        </w:rPr>
        <w:t>07 is due to rounding.</w:t>
      </w:r>
    </w:p>
    <w:p w14:paraId="7DC5BAC2" w14:textId="77777777" w:rsidR="00233BB4" w:rsidRPr="007E7DAB" w:rsidRDefault="008D08FB">
      <w:pPr>
        <w:spacing w:after="136"/>
        <w:ind w:left="-5"/>
        <w:rPr>
          <w:lang w:val="en-US"/>
        </w:rPr>
      </w:pPr>
      <w:r w:rsidRPr="007E7DAB">
        <w:rPr>
          <w:lang w:val="en-US"/>
        </w:rPr>
        <w:t>In the second experiment however, this thesis seems to be supported by Figure 3.8b, showing that when re-calculating the q-value after sampling, 27</w:t>
      </w:r>
    </w:p>
    <w:p w14:paraId="259A989E" w14:textId="77777777" w:rsidR="00233BB4" w:rsidRDefault="008D08FB">
      <w:pPr>
        <w:spacing w:after="208" w:line="259" w:lineRule="auto"/>
        <w:ind w:left="2024" w:firstLine="0"/>
        <w:jc w:val="left"/>
      </w:pPr>
      <w:r>
        <w:rPr>
          <w:noProof/>
        </w:rPr>
        <w:drawing>
          <wp:inline distT="0" distB="0" distL="0" distR="0" wp14:anchorId="536C6A2E" wp14:editId="01325409">
            <wp:extent cx="2469609" cy="1715728"/>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143"/>
                    <a:stretch>
                      <a:fillRect/>
                    </a:stretch>
                  </pic:blipFill>
                  <pic:spPr>
                    <a:xfrm>
                      <a:off x="0" y="0"/>
                      <a:ext cx="2469609" cy="1715728"/>
                    </a:xfrm>
                    <a:prstGeom prst="rect">
                      <a:avLst/>
                    </a:prstGeom>
                  </pic:spPr>
                </pic:pic>
              </a:graphicData>
            </a:graphic>
          </wp:inline>
        </w:drawing>
      </w:r>
    </w:p>
    <w:p w14:paraId="36DDADDB" w14:textId="77777777" w:rsidR="00233BB4" w:rsidRPr="007E7DAB" w:rsidRDefault="008D08FB">
      <w:pPr>
        <w:spacing w:after="661" w:line="236" w:lineRule="auto"/>
        <w:ind w:left="194" w:right="184"/>
        <w:rPr>
          <w:lang w:val="en-US"/>
        </w:rPr>
      </w:pPr>
      <w:r w:rsidRPr="007E7DAB">
        <w:rPr>
          <w:b/>
          <w:sz w:val="22"/>
          <w:lang w:val="en-US"/>
        </w:rPr>
        <w:lastRenderedPageBreak/>
        <w:t xml:space="preserve">Figure 4.1: </w:t>
      </w:r>
      <w:r w:rsidRPr="007E7DAB">
        <w:rPr>
          <w:sz w:val="22"/>
          <w:lang w:val="en-US"/>
        </w:rPr>
        <w:t xml:space="preserve">The pseudo ROC curve for a </w:t>
      </w:r>
      <w:proofErr w:type="spellStart"/>
      <w:r w:rsidRPr="007E7DAB">
        <w:rPr>
          <w:sz w:val="22"/>
          <w:lang w:val="en-US"/>
        </w:rPr>
        <w:t>Pycolator</w:t>
      </w:r>
      <w:proofErr w:type="spellEnd"/>
      <w:r w:rsidRPr="007E7DAB">
        <w:rPr>
          <w:sz w:val="22"/>
          <w:lang w:val="en-US"/>
        </w:rPr>
        <w:t xml:space="preserve"> run with a small dataset. Only one decoy is included in the PSMs that count into this figure: Every PSMs with a higher score than this decoy is plotted at 0% q-value, and every PSMs with a score equal or worse to the second decoy has a q-value of ≥ 5% and is thus not plotted.</w:t>
      </w:r>
    </w:p>
    <w:p w14:paraId="716376D5" w14:textId="6D28583D" w:rsidR="00233BB4" w:rsidRPr="007E7DAB" w:rsidRDefault="008D08FB">
      <w:pPr>
        <w:ind w:left="-5"/>
        <w:rPr>
          <w:lang w:val="en-US"/>
        </w:rPr>
      </w:pPr>
      <w:r w:rsidRPr="007E7DAB">
        <w:rPr>
          <w:lang w:val="en-US"/>
        </w:rPr>
        <w:t xml:space="preserve">without changing the score, more PSMs receive a high confidence. But this is likely </w:t>
      </w:r>
      <w:del w:id="199" w:author="Timo Sachsenberg" w:date="2020-08-10T15:15:00Z">
        <w:r w:rsidRPr="007E7DAB" w:rsidDel="00897848">
          <w:rPr>
            <w:lang w:val="en-US"/>
          </w:rPr>
          <w:delText>due to the fact that</w:delText>
        </w:r>
      </w:del>
      <w:ins w:id="200" w:author="Timo Sachsenberg" w:date="2020-08-10T15:15:00Z">
        <w:r w:rsidR="00897848" w:rsidRPr="007E7DAB">
          <w:rPr>
            <w:lang w:val="en-US"/>
          </w:rPr>
          <w:t>since</w:t>
        </w:r>
      </w:ins>
      <w:r w:rsidRPr="007E7DAB">
        <w:rPr>
          <w:lang w:val="en-US"/>
        </w:rPr>
        <w:t xml:space="preserve"> few high-scoring decoys determine the q-value of many high-scoring targets. When one samples randomly, the chance that many of those decoys will not be sampled increases with a smaller sampling size, enhancing the FDR estimation of the targets, which usually lie above 1% q-value.</w:t>
      </w:r>
    </w:p>
    <w:p w14:paraId="0FD2C623" w14:textId="7D9EB26A" w:rsidR="00233BB4" w:rsidRPr="007E7DAB" w:rsidRDefault="008D08FB">
      <w:pPr>
        <w:ind w:left="-5"/>
        <w:rPr>
          <w:lang w:val="en-US"/>
        </w:rPr>
      </w:pPr>
      <w:r w:rsidRPr="007E7DAB">
        <w:rPr>
          <w:lang w:val="en-US"/>
        </w:rPr>
        <w:t xml:space="preserve">As Figure 3.9 shows, with the whole dataset the </w:t>
      </w:r>
      <w:proofErr w:type="spellStart"/>
      <w:r w:rsidRPr="007E7DAB">
        <w:rPr>
          <w:lang w:val="en-US"/>
        </w:rPr>
        <w:t>Pycolator</w:t>
      </w:r>
      <w:proofErr w:type="spellEnd"/>
      <w:r w:rsidRPr="007E7DAB">
        <w:rPr>
          <w:lang w:val="en-US"/>
        </w:rPr>
        <w:t xml:space="preserve"> score achieves a better separation of true and false PSMs than the </w:t>
      </w:r>
      <w:proofErr w:type="spellStart"/>
      <w:r w:rsidRPr="007E7DAB">
        <w:rPr>
          <w:lang w:val="en-US"/>
        </w:rPr>
        <w:t>NuXL</w:t>
      </w:r>
      <w:proofErr w:type="spellEnd"/>
      <w:r w:rsidRPr="007E7DAB">
        <w:rPr>
          <w:lang w:val="en-US"/>
        </w:rPr>
        <w:t xml:space="preserve"> score. However, the smaller the given dataset gets, the smaller this advantage becomes. Rarely, </w:t>
      </w:r>
      <w:proofErr w:type="spellStart"/>
      <w:r w:rsidRPr="007E7DAB">
        <w:rPr>
          <w:lang w:val="en-US"/>
        </w:rPr>
        <w:t>Pycolator</w:t>
      </w:r>
      <w:proofErr w:type="spellEnd"/>
      <w:r w:rsidRPr="007E7DAB">
        <w:rPr>
          <w:lang w:val="en-US"/>
        </w:rPr>
        <w:t xml:space="preserve"> even performs worse</w:t>
      </w:r>
      <w:ins w:id="201" w:author="Timo Sachsenberg" w:date="2020-08-10T17:09:00Z">
        <w:r w:rsidR="00AA0188">
          <w:rPr>
            <w:lang w:val="en-US"/>
          </w:rPr>
          <w:t xml:space="preserve"> </w:t>
        </w:r>
      </w:ins>
      <w:del w:id="202" w:author="Timo Sachsenberg" w:date="2020-08-10T17:09:00Z">
        <w:r w:rsidRPr="007E7DAB" w:rsidDel="00AA0188">
          <w:rPr>
            <w:lang w:val="en-US"/>
          </w:rPr>
          <w:delText xml:space="preserve">. This is fully supported by </w:delText>
        </w:r>
      </w:del>
      <w:ins w:id="203" w:author="Timo Sachsenberg" w:date="2020-08-10T17:09:00Z">
        <w:r w:rsidR="00AA0188">
          <w:rPr>
            <w:lang w:val="en-US"/>
          </w:rPr>
          <w:t>(</w:t>
        </w:r>
      </w:ins>
      <w:r w:rsidRPr="007E7DAB">
        <w:rPr>
          <w:lang w:val="en-US"/>
        </w:rPr>
        <w:t>Figure 3.9b</w:t>
      </w:r>
      <w:ins w:id="204" w:author="Timo Sachsenberg" w:date="2020-08-10T17:09:00Z">
        <w:r w:rsidR="00AA0188">
          <w:rPr>
            <w:lang w:val="en-US"/>
          </w:rPr>
          <w:t>)</w:t>
        </w:r>
      </w:ins>
      <w:r w:rsidRPr="007E7DAB">
        <w:rPr>
          <w:lang w:val="en-US"/>
        </w:rPr>
        <w:t xml:space="preserve">. In Figure 3.9a the ratio rises for datasets smaller than approximately 200 PSMs. This is </w:t>
      </w:r>
      <w:commentRangeStart w:id="205"/>
      <w:commentRangeStart w:id="206"/>
      <w:r w:rsidRPr="007E7DAB">
        <w:rPr>
          <w:lang w:val="en-US"/>
        </w:rPr>
        <w:t xml:space="preserve">likely </w:t>
      </w:r>
      <w:proofErr w:type="gramStart"/>
      <w:r w:rsidRPr="007E7DAB">
        <w:rPr>
          <w:lang w:val="en-US"/>
        </w:rPr>
        <w:t>due to the fact that</w:t>
      </w:r>
      <w:proofErr w:type="gramEnd"/>
      <w:r w:rsidRPr="007E7DAB">
        <w:rPr>
          <w:lang w:val="en-US"/>
        </w:rPr>
        <w:t xml:space="preserve"> </w:t>
      </w:r>
      <w:commentRangeEnd w:id="205"/>
      <w:r w:rsidR="00897848">
        <w:rPr>
          <w:rStyle w:val="CommentReference"/>
        </w:rPr>
        <w:commentReference w:id="205"/>
      </w:r>
      <w:commentRangeEnd w:id="206"/>
      <w:r w:rsidR="00897848">
        <w:rPr>
          <w:rStyle w:val="CommentReference"/>
        </w:rPr>
        <w:commentReference w:id="206"/>
      </w:r>
      <w:r w:rsidRPr="007E7DAB">
        <w:rPr>
          <w:lang w:val="en-US"/>
        </w:rPr>
        <w:t xml:space="preserve">in small datasets, one or two decoys determine which PSMs receive a q-value of ≤ 5%, which leads to pseudo ROCs like in figure 4.1. For these, the AUC is very small, since the area is only calculated from 0 to the largest occurring q-value smaller than 5%, and not until 5%. </w:t>
      </w:r>
      <w:commentRangeStart w:id="207"/>
      <w:commentRangeStart w:id="208"/>
      <w:r w:rsidRPr="007E7DAB">
        <w:rPr>
          <w:lang w:val="en-US"/>
        </w:rPr>
        <w:t xml:space="preserve">While this is an error and should be changed when working with very small datasets, it does not influence the AUC of larger datasets significantly. </w:t>
      </w:r>
      <w:commentRangeEnd w:id="207"/>
      <w:r w:rsidR="00360FD2">
        <w:rPr>
          <w:rStyle w:val="CommentReference"/>
        </w:rPr>
        <w:commentReference w:id="207"/>
      </w:r>
      <w:commentRangeEnd w:id="208"/>
      <w:r w:rsidR="00360FD2">
        <w:rPr>
          <w:rStyle w:val="CommentReference"/>
        </w:rPr>
        <w:commentReference w:id="208"/>
      </w:r>
      <w:r w:rsidRPr="007E7DAB">
        <w:rPr>
          <w:lang w:val="en-US"/>
        </w:rPr>
        <w:t xml:space="preserve">Because </w:t>
      </w:r>
      <w:proofErr w:type="spellStart"/>
      <w:r w:rsidRPr="007E7DAB">
        <w:rPr>
          <w:lang w:val="en-US"/>
        </w:rPr>
        <w:t>Pycolator</w:t>
      </w:r>
      <w:proofErr w:type="spellEnd"/>
      <w:r w:rsidRPr="007E7DAB">
        <w:rPr>
          <w:lang w:val="en-US"/>
        </w:rPr>
        <w:t xml:space="preserve"> may find only a few more targets with a high score, these may be enough to allow another decoy in the top PSMs, in the case of 4.1 almost doubling the range of which the AUC is calculated.</w:t>
      </w:r>
    </w:p>
    <w:p w14:paraId="2407F0D4" w14:textId="77777777" w:rsidR="00233BB4" w:rsidRPr="007E7DAB" w:rsidRDefault="008D08FB">
      <w:pPr>
        <w:ind w:left="-15" w:firstLine="134"/>
        <w:rPr>
          <w:lang w:val="en-US"/>
        </w:rPr>
      </w:pPr>
      <w:r w:rsidRPr="007E7DAB">
        <w:rPr>
          <w:lang w:val="en-US"/>
        </w:rPr>
        <w:t xml:space="preserve">A certain threshold of dataset size, for which the Percolator algorithm gets much worse, could not be found. It gradually finds less high-confidence PSMs when the dataset size gets smaller. It is however crucial for SVM training, that there is always at least one decoy and one target PSM in every of the inner splits. </w:t>
      </w:r>
      <w:proofErr w:type="gramStart"/>
      <w:r w:rsidRPr="007E7DAB">
        <w:rPr>
          <w:lang w:val="en-US"/>
        </w:rPr>
        <w:t>This is why</w:t>
      </w:r>
      <w:proofErr w:type="gramEnd"/>
      <w:r w:rsidRPr="007E7DAB">
        <w:rPr>
          <w:lang w:val="en-US"/>
        </w:rPr>
        <w:t xml:space="preserve"> the algorithm returned with an error after 12 to 93 PSMs.</w:t>
      </w:r>
    </w:p>
    <w:p w14:paraId="5FAEACC3" w14:textId="77777777" w:rsidR="00233BB4" w:rsidRPr="007E7DAB" w:rsidRDefault="008D08FB">
      <w:pPr>
        <w:spacing w:after="278"/>
        <w:ind w:left="-5"/>
        <w:rPr>
          <w:lang w:val="en-US"/>
        </w:rPr>
      </w:pPr>
      <w:r w:rsidRPr="007E7DAB">
        <w:rPr>
          <w:lang w:val="en-US"/>
        </w:rPr>
        <w:t xml:space="preserve">The new metric for small datasets, the number of PSMs at 1% q-value, will likely not often be used, because the AUC is only not available for extremely small datasets, when </w:t>
      </w:r>
      <w:proofErr w:type="spellStart"/>
      <w:r w:rsidRPr="007E7DAB">
        <w:rPr>
          <w:lang w:val="en-US"/>
        </w:rPr>
        <w:t>Pycolator</w:t>
      </w:r>
      <w:proofErr w:type="spellEnd"/>
      <w:r w:rsidRPr="007E7DAB">
        <w:rPr>
          <w:lang w:val="en-US"/>
        </w:rPr>
        <w:t xml:space="preserve"> does not perform well anyways. Additionally, if the problem with the AUC on small datasets is fixed and it will always be calculated from 0 to 5%, this might be a more reliable evaluation method for datasets it works on. While the number of PSMs at 1% q-value might exhibit fluctuation, since the score of one decoy might make the difference if many targets obtain a q-value below or above 1%, this is not the case in datasets this metric is intended for. In these, a target either has a q-value of 0 or above 5% and is ranked higher than any decoy. While this ignores the slight inaccuracy this method of FDR estimation has (since estimating a q-value of 0% for the target PSM directly ranked above the first decoy, but ≥ 5% for the one below seems unrealistic), it is not possible to achieve a more accurate estimation for small datasets with this method.</w:t>
      </w:r>
    </w:p>
    <w:p w14:paraId="4B269413" w14:textId="77777777" w:rsidR="00233BB4" w:rsidRPr="007E7DAB" w:rsidRDefault="008D08FB">
      <w:pPr>
        <w:spacing w:after="305"/>
        <w:ind w:left="-5"/>
        <w:rPr>
          <w:lang w:val="en-US"/>
        </w:rPr>
      </w:pPr>
      <w:r w:rsidRPr="007E7DAB">
        <w:rPr>
          <w:lang w:val="en-US"/>
        </w:rPr>
        <w:lastRenderedPageBreak/>
        <w:t xml:space="preserve">To prevent an overfitting to one spectrum or one peptide, experiments prohibiting the </w:t>
      </w:r>
      <w:commentRangeStart w:id="209"/>
      <w:r w:rsidRPr="007E7DAB">
        <w:rPr>
          <w:lang w:val="en-US"/>
        </w:rPr>
        <w:t>distribution</w:t>
      </w:r>
      <w:commentRangeEnd w:id="209"/>
      <w:r w:rsidR="00360FD2">
        <w:rPr>
          <w:rStyle w:val="CommentReference"/>
        </w:rPr>
        <w:commentReference w:id="209"/>
      </w:r>
      <w:r w:rsidRPr="007E7DAB">
        <w:rPr>
          <w:lang w:val="en-US"/>
        </w:rPr>
        <w:t xml:space="preserve"> of PSMs stemming from one spectrum or one peptide on training and validation splits were conducted. Because they yielded no usable results, they are not shown in detail in this thesis. For both, the results did not change, suggesting that neither PSMs with the same spectrum nor with the same peptide are significantly more similar than unrelated PSMs.</w:t>
      </w:r>
    </w:p>
    <w:p w14:paraId="220B7193" w14:textId="6D22E9BB" w:rsidR="00233BB4" w:rsidRPr="007E7DAB" w:rsidRDefault="008D08FB">
      <w:pPr>
        <w:ind w:left="-5"/>
        <w:rPr>
          <w:lang w:val="en-US"/>
        </w:rPr>
      </w:pPr>
      <w:r w:rsidRPr="007E7DAB">
        <w:rPr>
          <w:lang w:val="en-US"/>
        </w:rPr>
        <w:t xml:space="preserve">This thesis produced a working version of Percolator in python. As </w:t>
      </w:r>
      <w:proofErr w:type="spellStart"/>
      <w:r w:rsidRPr="007E7DAB">
        <w:rPr>
          <w:lang w:val="en-US"/>
        </w:rPr>
        <w:t>Fondrie</w:t>
      </w:r>
      <w:proofErr w:type="spellEnd"/>
      <w:r w:rsidRPr="007E7DAB">
        <w:rPr>
          <w:lang w:val="en-US"/>
        </w:rPr>
        <w:t xml:space="preserve"> and Noble, who also transferred Percolator to python and called it </w:t>
      </w:r>
      <w:proofErr w:type="spellStart"/>
      <w:r w:rsidRPr="007E7DAB">
        <w:rPr>
          <w:lang w:val="en-US"/>
        </w:rPr>
        <w:t>mokapot</w:t>
      </w:r>
      <w:proofErr w:type="spellEnd"/>
      <w:r>
        <w:rPr>
          <w:vertAlign w:val="superscript"/>
        </w:rPr>
        <w:footnoteReference w:id="9"/>
      </w:r>
      <w:r w:rsidRPr="007E7DAB">
        <w:rPr>
          <w:lang w:val="en-US"/>
        </w:rPr>
        <w:t xml:space="preserve">, </w:t>
      </w:r>
      <w:del w:id="210" w:author="Timo Sachsenberg" w:date="2020-08-10T17:18:00Z">
        <w:r w:rsidRPr="007E7DAB" w:rsidDel="00360FD2">
          <w:rPr>
            <w:lang w:val="en-US"/>
          </w:rPr>
          <w:delText>write</w:delText>
        </w:r>
      </w:del>
      <w:ins w:id="211" w:author="Timo Sachsenberg" w:date="2020-08-10T17:18:00Z">
        <w:r w:rsidR="00360FD2">
          <w:rPr>
            <w:lang w:val="en-US"/>
          </w:rPr>
          <w:t>note</w:t>
        </w:r>
      </w:ins>
      <w:r w:rsidRPr="007E7DAB">
        <w:rPr>
          <w:lang w:val="en-US"/>
        </w:rPr>
        <w:t xml:space="preserve">, this can be used to add flexibility to </w:t>
      </w:r>
      <w:proofErr w:type="gramStart"/>
      <w:r w:rsidRPr="007E7DAB">
        <w:rPr>
          <w:lang w:val="en-US"/>
        </w:rPr>
        <w:t>ones</w:t>
      </w:r>
      <w:proofErr w:type="gramEnd"/>
      <w:r w:rsidRPr="007E7DAB">
        <w:rPr>
          <w:lang w:val="en-US"/>
        </w:rPr>
        <w:t xml:space="preserve"> analyses. It is quite simple, for example, using another classifier than linear SVMs, since the machine learning methods from scikit-learn usually support the same arguments and attributes. Also, experiments like performing imputation are implemented conveniently with the scikit-learn library.</w:t>
      </w:r>
    </w:p>
    <w:p w14:paraId="2C10D19F" w14:textId="77777777" w:rsidR="00233BB4" w:rsidRPr="007E7DAB" w:rsidRDefault="008D08FB">
      <w:pPr>
        <w:ind w:left="-5"/>
        <w:rPr>
          <w:lang w:val="en-US"/>
        </w:rPr>
      </w:pPr>
      <w:r w:rsidRPr="007E7DAB">
        <w:rPr>
          <w:lang w:val="en-US"/>
        </w:rPr>
        <w:t>Although the experiments with smaller datasets brought no concrete findings, it confirmed the presumption that the Percolator algorithm works worse on smaller datasets.</w:t>
      </w:r>
    </w:p>
    <w:p w14:paraId="1C46839A" w14:textId="77777777" w:rsidR="00233BB4" w:rsidRPr="007E7DAB" w:rsidRDefault="008D08FB">
      <w:pPr>
        <w:ind w:left="-5"/>
        <w:rPr>
          <w:lang w:val="en-US"/>
        </w:rPr>
      </w:pPr>
      <w:r w:rsidRPr="007E7DAB">
        <w:rPr>
          <w:lang w:val="en-US"/>
        </w:rPr>
        <w:t xml:space="preserve">Furthermore, two improvements were found to adapt Percolator to the characteristics of cross-linked PSMs: The ranking procedure and maintaining the proportions of different classes inside the splits. With these, </w:t>
      </w:r>
      <w:proofErr w:type="spellStart"/>
      <w:r w:rsidRPr="007E7DAB">
        <w:rPr>
          <w:lang w:val="en-US"/>
        </w:rPr>
        <w:t>Pycolator</w:t>
      </w:r>
      <w:proofErr w:type="spellEnd"/>
      <w:r w:rsidRPr="007E7DAB">
        <w:rPr>
          <w:lang w:val="en-US"/>
        </w:rPr>
        <w:t xml:space="preserve"> now finds 5518 cross-linked PSMs on the used dataset, as opposed to the re-implemented Percolator, which found 5450. A diagram of the algorithm with the added functionalities is shown in Figure 4.2.</w:t>
      </w:r>
    </w:p>
    <w:p w14:paraId="58335F52" w14:textId="77777777" w:rsidR="00233BB4" w:rsidRDefault="008D08FB">
      <w:pPr>
        <w:tabs>
          <w:tab w:val="right" w:pos="7937"/>
        </w:tabs>
        <w:spacing w:after="152" w:line="265" w:lineRule="auto"/>
        <w:ind w:left="-15" w:firstLine="0"/>
        <w:jc w:val="left"/>
      </w:pPr>
      <w:r>
        <w:rPr>
          <w:rFonts w:ascii="Calibri" w:eastAsia="Calibri" w:hAnsi="Calibri" w:cs="Calibri"/>
          <w:i/>
        </w:rPr>
        <w:t>4.1. OUTLOOK</w:t>
      </w:r>
      <w:r>
        <w:rPr>
          <w:rFonts w:ascii="Calibri" w:eastAsia="Calibri" w:hAnsi="Calibri" w:cs="Calibri"/>
          <w:i/>
        </w:rPr>
        <w:tab/>
      </w:r>
      <w:r>
        <w:t>29</w:t>
      </w:r>
    </w:p>
    <w:p w14:paraId="45DCA55B" w14:textId="77777777" w:rsidR="00233BB4" w:rsidRDefault="008D08FB">
      <w:pPr>
        <w:spacing w:after="236" w:line="259" w:lineRule="auto"/>
        <w:ind w:left="36" w:firstLine="0"/>
        <w:jc w:val="left"/>
      </w:pPr>
      <w:r>
        <w:rPr>
          <w:noProof/>
        </w:rPr>
        <w:drawing>
          <wp:inline distT="0" distB="0" distL="0" distR="0" wp14:anchorId="02CE9146" wp14:editId="5CBE55DF">
            <wp:extent cx="4995672" cy="2804161"/>
            <wp:effectExtent l="0" t="0" r="0" b="0"/>
            <wp:docPr id="29985" name="Picture 29985"/>
            <wp:cNvGraphicFramePr/>
            <a:graphic xmlns:a="http://schemas.openxmlformats.org/drawingml/2006/main">
              <a:graphicData uri="http://schemas.openxmlformats.org/drawingml/2006/picture">
                <pic:pic xmlns:pic="http://schemas.openxmlformats.org/drawingml/2006/picture">
                  <pic:nvPicPr>
                    <pic:cNvPr id="29985" name="Picture 29985"/>
                    <pic:cNvPicPr/>
                  </pic:nvPicPr>
                  <pic:blipFill>
                    <a:blip r:embed="rId144"/>
                    <a:stretch>
                      <a:fillRect/>
                    </a:stretch>
                  </pic:blipFill>
                  <pic:spPr>
                    <a:xfrm>
                      <a:off x="0" y="0"/>
                      <a:ext cx="4995672" cy="2804161"/>
                    </a:xfrm>
                    <a:prstGeom prst="rect">
                      <a:avLst/>
                    </a:prstGeom>
                  </pic:spPr>
                </pic:pic>
              </a:graphicData>
            </a:graphic>
          </wp:inline>
        </w:drawing>
      </w:r>
    </w:p>
    <w:p w14:paraId="3CC0625C" w14:textId="77777777" w:rsidR="00233BB4" w:rsidRPr="007E7DAB" w:rsidRDefault="008D08FB">
      <w:pPr>
        <w:spacing w:after="511" w:line="236" w:lineRule="auto"/>
        <w:ind w:left="194" w:right="184"/>
        <w:rPr>
          <w:lang w:val="en-US"/>
        </w:rPr>
      </w:pPr>
      <w:r w:rsidRPr="007E7DAB">
        <w:rPr>
          <w:b/>
          <w:sz w:val="22"/>
          <w:lang w:val="en-US"/>
        </w:rPr>
        <w:t xml:space="preserve">Figure 4.2: </w:t>
      </w:r>
      <w:r w:rsidRPr="007E7DAB">
        <w:rPr>
          <w:sz w:val="22"/>
          <w:lang w:val="en-US"/>
        </w:rPr>
        <w:t xml:space="preserve">A diagram of </w:t>
      </w:r>
      <w:proofErr w:type="spellStart"/>
      <w:r w:rsidRPr="007E7DAB">
        <w:rPr>
          <w:sz w:val="22"/>
          <w:lang w:val="en-US"/>
        </w:rPr>
        <w:t>Pycolator</w:t>
      </w:r>
      <w:proofErr w:type="spellEnd"/>
      <w:r w:rsidRPr="007E7DAB">
        <w:rPr>
          <w:sz w:val="22"/>
          <w:lang w:val="en-US"/>
        </w:rPr>
        <w:t xml:space="preserve">. Additionally to the Percolator algorithm shown in Figure 2.1, the feature maintaining the proportions of classes inside the </w:t>
      </w:r>
      <w:r w:rsidRPr="007E7DAB">
        <w:rPr>
          <w:sz w:val="22"/>
          <w:lang w:val="en-US"/>
        </w:rPr>
        <w:lastRenderedPageBreak/>
        <w:t>dataset, depicted as black and white halves, and the procedure of re-ranking, cropping and correctly scoring the PSMs with rank 1 are shown.</w:t>
      </w:r>
    </w:p>
    <w:p w14:paraId="3B8A3625" w14:textId="77777777" w:rsidR="00233BB4" w:rsidRPr="007E7DAB" w:rsidRDefault="008D08FB">
      <w:pPr>
        <w:pStyle w:val="Heading2"/>
        <w:tabs>
          <w:tab w:val="center" w:pos="1566"/>
        </w:tabs>
        <w:ind w:left="-15" w:firstLine="0"/>
        <w:rPr>
          <w:lang w:val="en-US"/>
        </w:rPr>
      </w:pPr>
      <w:r w:rsidRPr="007E7DAB">
        <w:rPr>
          <w:lang w:val="en-US"/>
        </w:rPr>
        <w:t>4.1</w:t>
      </w:r>
      <w:r w:rsidRPr="007E7DAB">
        <w:rPr>
          <w:lang w:val="en-US"/>
        </w:rPr>
        <w:tab/>
        <w:t>Outlook</w:t>
      </w:r>
    </w:p>
    <w:p w14:paraId="404BF14C" w14:textId="16D96713" w:rsidR="00233BB4" w:rsidRPr="007E7DAB" w:rsidRDefault="008D08FB">
      <w:pPr>
        <w:ind w:left="-5"/>
        <w:rPr>
          <w:lang w:val="en-US"/>
        </w:rPr>
      </w:pPr>
      <w:commentRangeStart w:id="212"/>
      <w:commentRangeStart w:id="213"/>
      <w:r w:rsidRPr="007E7DAB">
        <w:rPr>
          <w:lang w:val="en-US"/>
        </w:rPr>
        <w:t>Further research should first correct the FDR calculation and implement a method to calculate the AUC properly even for smaller datasets.</w:t>
      </w:r>
      <w:commentRangeEnd w:id="212"/>
      <w:r w:rsidR="007B3D5D">
        <w:rPr>
          <w:rStyle w:val="CommentReference"/>
        </w:rPr>
        <w:commentReference w:id="212"/>
      </w:r>
      <w:commentRangeEnd w:id="213"/>
      <w:r w:rsidR="007B3D5D">
        <w:rPr>
          <w:rStyle w:val="CommentReference"/>
        </w:rPr>
        <w:commentReference w:id="213"/>
      </w:r>
      <w:r w:rsidRPr="007E7DAB">
        <w:rPr>
          <w:lang w:val="en-US"/>
        </w:rPr>
        <w:t xml:space="preserve"> </w:t>
      </w:r>
      <w:del w:id="214" w:author="Timo Sachsenberg" w:date="2020-08-10T15:02:00Z">
        <w:r w:rsidRPr="007E7DAB" w:rsidDel="007B3D5D">
          <w:rPr>
            <w:lang w:val="en-US"/>
          </w:rPr>
          <w:delText xml:space="preserve">Aside from that, </w:delText>
        </w:r>
      </w:del>
      <w:ins w:id="215" w:author="Timo Sachsenberg" w:date="2020-08-10T15:02:00Z">
        <w:r w:rsidR="007B3D5D">
          <w:rPr>
            <w:lang w:val="en-US"/>
          </w:rPr>
          <w:t xml:space="preserve"> </w:t>
        </w:r>
      </w:ins>
      <w:r w:rsidRPr="007E7DAB">
        <w:rPr>
          <w:lang w:val="en-US"/>
        </w:rPr>
        <w:t xml:space="preserve">trying out more flexible machine learning models like histogram-based gradient boosting classification trees could yield an even better separation of true and false PSMs. More flexible models should achieve results at least as high as when splitting the dataset for </w:t>
      </w:r>
      <w:proofErr w:type="spellStart"/>
      <w:r w:rsidRPr="007E7DAB">
        <w:rPr>
          <w:lang w:val="en-US"/>
        </w:rPr>
        <w:t>Pycolator</w:t>
      </w:r>
      <w:proofErr w:type="spellEnd"/>
      <w:r w:rsidRPr="007E7DAB">
        <w:rPr>
          <w:lang w:val="en-US"/>
        </w:rPr>
        <w:t xml:space="preserve"> (3.5b), since they can learn the different characteristics of each of the splits and classify depending on for example the nucleotide a peptide was cross-linked onto. </w:t>
      </w:r>
      <w:commentRangeStart w:id="216"/>
      <w:commentRangeStart w:id="217"/>
      <w:r w:rsidRPr="007E7DAB">
        <w:rPr>
          <w:lang w:val="en-US"/>
        </w:rPr>
        <w:t>First experiments suggest that these models could detect characteristics of decoys rather than false PSMs, and thus disable a precise FDR estimation, but confirming this thesis requires further research.</w:t>
      </w:r>
      <w:commentRangeEnd w:id="216"/>
      <w:r w:rsidR="006475E1">
        <w:rPr>
          <w:rStyle w:val="CommentReference"/>
        </w:rPr>
        <w:commentReference w:id="216"/>
      </w:r>
      <w:commentRangeEnd w:id="217"/>
      <w:r w:rsidR="006475E1">
        <w:rPr>
          <w:rStyle w:val="CommentReference"/>
        </w:rPr>
        <w:commentReference w:id="217"/>
      </w:r>
    </w:p>
    <w:p w14:paraId="3C74D1DE" w14:textId="0CD6AE31" w:rsidR="00233BB4" w:rsidRPr="007E7DAB" w:rsidRDefault="008D08FB">
      <w:pPr>
        <w:ind w:left="-5"/>
        <w:rPr>
          <w:lang w:val="en-US"/>
        </w:rPr>
      </w:pPr>
      <w:r w:rsidRPr="007E7DAB">
        <w:rPr>
          <w:lang w:val="en-US"/>
        </w:rPr>
        <w:t xml:space="preserve">Since redundant features often tend to worsen linear models and proteomics datasets often contain correlated scores, feature selection to remove redundancy might improve the </w:t>
      </w:r>
      <w:del w:id="218" w:author="Timo Sachsenberg" w:date="2020-08-10T14:45:00Z">
        <w:r w:rsidRPr="007E7DAB" w:rsidDel="006475E1">
          <w:rPr>
            <w:lang w:val="en-US"/>
          </w:rPr>
          <w:delText>models</w:delText>
        </w:r>
      </w:del>
      <w:ins w:id="219" w:author="Timo Sachsenberg" w:date="2020-08-10T14:45:00Z">
        <w:r w:rsidR="006475E1" w:rsidRPr="007E7DAB">
          <w:rPr>
            <w:lang w:val="en-US"/>
          </w:rPr>
          <w:t>model’s</w:t>
        </w:r>
      </w:ins>
      <w:r w:rsidRPr="007E7DAB">
        <w:rPr>
          <w:lang w:val="en-US"/>
        </w:rPr>
        <w:t xml:space="preserve"> quality. Scikit-learn provides various methods for feature selection</w:t>
      </w:r>
      <w:r w:rsidRPr="007E7DAB">
        <w:rPr>
          <w:vertAlign w:val="superscript"/>
          <w:lang w:val="en-US"/>
        </w:rPr>
        <w:t>2</w:t>
      </w:r>
      <w:r w:rsidRPr="007E7DAB">
        <w:rPr>
          <w:lang w:val="en-US"/>
        </w:rPr>
        <w:t xml:space="preserve">, which could be implemented into </w:t>
      </w:r>
      <w:proofErr w:type="spellStart"/>
      <w:r w:rsidRPr="007E7DAB">
        <w:rPr>
          <w:lang w:val="en-US"/>
        </w:rPr>
        <w:t>Pycolator</w:t>
      </w:r>
      <w:proofErr w:type="spellEnd"/>
      <w:r w:rsidRPr="007E7DAB">
        <w:rPr>
          <w:lang w:val="en-US"/>
        </w:rPr>
        <w:t xml:space="preserve"> in further experiments.</w:t>
      </w:r>
    </w:p>
    <w:p w14:paraId="68A402A5" w14:textId="77777777" w:rsidR="00233BB4" w:rsidRPr="007B3D5D" w:rsidRDefault="008D08FB">
      <w:pPr>
        <w:ind w:left="-5"/>
        <w:rPr>
          <w:lang w:val="en-US"/>
          <w:rPrChange w:id="220" w:author="Timo Sachsenberg" w:date="2020-08-10T15:03:00Z">
            <w:rPr/>
          </w:rPrChange>
        </w:rPr>
      </w:pPr>
      <w:r w:rsidRPr="007E7DAB">
        <w:rPr>
          <w:lang w:val="en-US"/>
        </w:rPr>
        <w:t xml:space="preserve">Another method </w:t>
      </w:r>
      <w:commentRangeStart w:id="221"/>
      <w:commentRangeStart w:id="222"/>
      <w:r w:rsidRPr="007E7DAB">
        <w:rPr>
          <w:lang w:val="en-US"/>
        </w:rPr>
        <w:t xml:space="preserve">to reduce dimensionality </w:t>
      </w:r>
      <w:commentRangeEnd w:id="221"/>
      <w:r w:rsidR="007B3D5D">
        <w:rPr>
          <w:rStyle w:val="CommentReference"/>
        </w:rPr>
        <w:commentReference w:id="221"/>
      </w:r>
      <w:commentRangeEnd w:id="222"/>
      <w:r w:rsidR="007B3D5D">
        <w:rPr>
          <w:rStyle w:val="CommentReference"/>
        </w:rPr>
        <w:commentReference w:id="222"/>
      </w:r>
      <w:r w:rsidRPr="007E7DAB">
        <w:rPr>
          <w:lang w:val="en-US"/>
        </w:rPr>
        <w:t xml:space="preserve">is AdaBoost, where multiple weak models are combined into one strong one. </w:t>
      </w:r>
      <w:r w:rsidRPr="007B3D5D">
        <w:rPr>
          <w:lang w:val="en-US"/>
          <w:rPrChange w:id="223" w:author="Timo Sachsenberg" w:date="2020-08-10T15:03:00Z">
            <w:rPr/>
          </w:rPrChange>
        </w:rPr>
        <w:t>Simultaneously, this only selects</w:t>
      </w:r>
    </w:p>
    <w:p w14:paraId="77065B57" w14:textId="77777777" w:rsidR="00233BB4" w:rsidRDefault="008D08FB">
      <w:pPr>
        <w:spacing w:after="54" w:line="259" w:lineRule="auto"/>
        <w:ind w:left="0" w:firstLine="0"/>
        <w:jc w:val="left"/>
      </w:pPr>
      <w:r>
        <w:rPr>
          <w:rFonts w:ascii="Calibri" w:eastAsia="Calibri" w:hAnsi="Calibri" w:cs="Calibri"/>
          <w:noProof/>
          <w:sz w:val="22"/>
        </w:rPr>
        <mc:AlternateContent>
          <mc:Choice Requires="wpg">
            <w:drawing>
              <wp:inline distT="0" distB="0" distL="0" distR="0" wp14:anchorId="484F2693" wp14:editId="1F879DEF">
                <wp:extent cx="2015973" cy="5055"/>
                <wp:effectExtent l="0" t="0" r="0" b="0"/>
                <wp:docPr id="28483" name="Group 28483"/>
                <wp:cNvGraphicFramePr/>
                <a:graphic xmlns:a="http://schemas.openxmlformats.org/drawingml/2006/main">
                  <a:graphicData uri="http://schemas.microsoft.com/office/word/2010/wordprocessingGroup">
                    <wpg:wgp>
                      <wpg:cNvGrpSpPr/>
                      <wpg:grpSpPr>
                        <a:xfrm>
                          <a:off x="0" y="0"/>
                          <a:ext cx="2015973" cy="5055"/>
                          <a:chOff x="0" y="0"/>
                          <a:chExt cx="2015973" cy="5055"/>
                        </a:xfrm>
                      </wpg:grpSpPr>
                      <wps:wsp>
                        <wps:cNvPr id="2582" name="Shape 2582"/>
                        <wps:cNvSpPr/>
                        <wps:spPr>
                          <a:xfrm>
                            <a:off x="0" y="0"/>
                            <a:ext cx="2015973" cy="0"/>
                          </a:xfrm>
                          <a:custGeom>
                            <a:avLst/>
                            <a:gdLst/>
                            <a:ahLst/>
                            <a:cxnLst/>
                            <a:rect l="0" t="0" r="0" b="0"/>
                            <a:pathLst>
                              <a:path w="2015973">
                                <a:moveTo>
                                  <a:pt x="0" y="0"/>
                                </a:moveTo>
                                <a:lnTo>
                                  <a:pt x="20159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483" style="width:158.738pt;height:0.398pt;mso-position-horizontal-relative:char;mso-position-vertical-relative:line" coordsize="20159,50">
                <v:shape id="Shape 2582" style="position:absolute;width:20159;height:0;left:0;top:0;" coordsize="2015973,0" path="m0,0l2015973,0">
                  <v:stroke weight="0.398pt" endcap="flat" joinstyle="miter" miterlimit="10" on="true" color="#000000"/>
                  <v:fill on="false" color="#000000" opacity="0"/>
                </v:shape>
              </v:group>
            </w:pict>
          </mc:Fallback>
        </mc:AlternateContent>
      </w:r>
    </w:p>
    <w:p w14:paraId="49EB0BEB" w14:textId="77777777" w:rsidR="00233BB4" w:rsidRDefault="008D08FB">
      <w:pPr>
        <w:spacing w:after="0" w:line="259" w:lineRule="auto"/>
        <w:ind w:left="279" w:right="2468"/>
        <w:jc w:val="left"/>
      </w:pPr>
      <w:hyperlink r:id="rId145" w:anchor="module-sklearn.feature_selection">
        <w:r>
          <w:rPr>
            <w:sz w:val="14"/>
          </w:rPr>
          <w:t>2</w:t>
        </w:r>
      </w:hyperlink>
    </w:p>
    <w:p w14:paraId="59352530" w14:textId="77777777" w:rsidR="00233BB4" w:rsidRDefault="008D08FB">
      <w:pPr>
        <w:spacing w:after="3" w:line="259" w:lineRule="auto"/>
        <w:ind w:left="369"/>
        <w:jc w:val="left"/>
      </w:pPr>
      <w:r>
        <w:fldChar w:fldCharType="begin"/>
      </w:r>
      <w:r>
        <w:instrText xml:space="preserve"> HYPERLINK "https://scikit-learn.org/stable/modules/classes.html?highlight=feature%20selection" \l "module-sklearn.feature_selection" \h </w:instrText>
      </w:r>
      <w:r>
        <w:fldChar w:fldCharType="separate"/>
      </w:r>
      <w:r>
        <w:rPr>
          <w:rFonts w:ascii="Calibri" w:eastAsia="Calibri" w:hAnsi="Calibri" w:cs="Calibri"/>
          <w:sz w:val="20"/>
        </w:rPr>
        <w:t>https://scikit-learn.org/stable/modules/classes.html?highlight=feature%</w:t>
      </w:r>
      <w:r>
        <w:rPr>
          <w:rFonts w:ascii="Calibri" w:eastAsia="Calibri" w:hAnsi="Calibri" w:cs="Calibri"/>
          <w:sz w:val="20"/>
        </w:rPr>
        <w:fldChar w:fldCharType="end"/>
      </w:r>
    </w:p>
    <w:p w14:paraId="66E09513" w14:textId="77777777" w:rsidR="00233BB4" w:rsidRPr="007E7DAB" w:rsidRDefault="008D08FB">
      <w:pPr>
        <w:spacing w:after="3" w:line="259" w:lineRule="auto"/>
        <w:ind w:left="-5"/>
        <w:jc w:val="left"/>
        <w:rPr>
          <w:lang w:val="en-US"/>
        </w:rPr>
      </w:pPr>
      <w:hyperlink r:id="rId146" w:anchor="module-sklearn.feature_selection">
        <w:r w:rsidRPr="007E7DAB">
          <w:rPr>
            <w:rFonts w:ascii="Calibri" w:eastAsia="Calibri" w:hAnsi="Calibri" w:cs="Calibri"/>
            <w:sz w:val="20"/>
            <w:lang w:val="en-US"/>
          </w:rPr>
          <w:t>20selection#module-</w:t>
        </w:r>
        <w:proofErr w:type="gramStart"/>
        <w:r w:rsidRPr="007E7DAB">
          <w:rPr>
            <w:rFonts w:ascii="Calibri" w:eastAsia="Calibri" w:hAnsi="Calibri" w:cs="Calibri"/>
            <w:sz w:val="20"/>
            <w:lang w:val="en-US"/>
          </w:rPr>
          <w:t>sklearn.feature</w:t>
        </w:r>
        <w:proofErr w:type="gramEnd"/>
        <w:r w:rsidRPr="007E7DAB">
          <w:rPr>
            <w:rFonts w:ascii="Calibri" w:eastAsia="Calibri" w:hAnsi="Calibri" w:cs="Calibri"/>
            <w:sz w:val="20"/>
            <w:lang w:val="en-US"/>
          </w:rPr>
          <w:t>_selection</w:t>
        </w:r>
      </w:hyperlink>
    </w:p>
    <w:p w14:paraId="50C3F6A8" w14:textId="77777777" w:rsidR="00233BB4" w:rsidRPr="007E7DAB" w:rsidRDefault="008D08FB">
      <w:pPr>
        <w:ind w:left="-5"/>
        <w:rPr>
          <w:lang w:val="en-US"/>
        </w:rPr>
      </w:pPr>
      <w:r w:rsidRPr="007E7DAB">
        <w:rPr>
          <w:lang w:val="en-US"/>
        </w:rPr>
        <w:t>features that have a good impact on the predictive performance. Scikit-learn also provides functions for this</w:t>
      </w:r>
      <w:r>
        <w:rPr>
          <w:vertAlign w:val="superscript"/>
        </w:rPr>
        <w:footnoteReference w:id="10"/>
      </w:r>
      <w:r w:rsidRPr="007E7DAB">
        <w:rPr>
          <w:lang w:val="en-US"/>
        </w:rPr>
        <w:t>, which could be implemented conveniently in further experiments.</w:t>
      </w:r>
      <w:r w:rsidRPr="007E7DAB">
        <w:rPr>
          <w:lang w:val="en-US"/>
        </w:rPr>
        <w:br w:type="page"/>
      </w:r>
    </w:p>
    <w:p w14:paraId="08DA756F" w14:textId="77777777" w:rsidR="00233BB4" w:rsidRDefault="008D08FB">
      <w:pPr>
        <w:pStyle w:val="Heading1"/>
        <w:spacing w:after="471"/>
        <w:ind w:left="-5"/>
      </w:pPr>
      <w:r>
        <w:lastRenderedPageBreak/>
        <w:t>Bibliography</w:t>
      </w:r>
    </w:p>
    <w:p w14:paraId="3FD7D41A" w14:textId="77777777" w:rsidR="00233BB4" w:rsidRDefault="008D08FB">
      <w:pPr>
        <w:numPr>
          <w:ilvl w:val="0"/>
          <w:numId w:val="3"/>
        </w:numPr>
        <w:spacing w:after="245"/>
        <w:ind w:hanging="481"/>
      </w:pPr>
      <w:proofErr w:type="spellStart"/>
      <w:r w:rsidRPr="007E7DAB">
        <w:rPr>
          <w:lang w:val="en-US"/>
        </w:rPr>
        <w:t>Suruchi</w:t>
      </w:r>
      <w:proofErr w:type="spellEnd"/>
      <w:r w:rsidRPr="007E7DAB">
        <w:rPr>
          <w:lang w:val="en-US"/>
        </w:rPr>
        <w:t xml:space="preserve"> Aggarwal and Amit Kumar Yadav. False discovery rate estimation in proteomics. In </w:t>
      </w:r>
      <w:r w:rsidRPr="007E7DAB">
        <w:rPr>
          <w:i/>
          <w:lang w:val="en-US"/>
        </w:rPr>
        <w:t>Methods in Molecular Biology</w:t>
      </w:r>
      <w:r w:rsidRPr="007E7DAB">
        <w:rPr>
          <w:lang w:val="en-US"/>
        </w:rPr>
        <w:t xml:space="preserve">, pages 119– 128. Springer New York, 2016. </w:t>
      </w:r>
      <w:proofErr w:type="spellStart"/>
      <w:r w:rsidRPr="007E7DAB">
        <w:rPr>
          <w:lang w:val="en-US"/>
        </w:rPr>
        <w:t>doi</w:t>
      </w:r>
      <w:proofErr w:type="spellEnd"/>
      <w:r w:rsidRPr="007E7DAB">
        <w:rPr>
          <w:lang w:val="en-US"/>
        </w:rPr>
        <w:t xml:space="preserve">: 10.1007/978-1-4939-3106-4 7. </w:t>
      </w:r>
      <w:r>
        <w:t xml:space="preserve">URL </w:t>
      </w:r>
      <w:r>
        <w:fldChar w:fldCharType="begin"/>
      </w:r>
      <w:r>
        <w:instrText xml:space="preserve"> HYPERLINK "https://doi.org/10.1007/978-1-4939-3106-4_7" \h </w:instrText>
      </w:r>
      <w:r>
        <w:fldChar w:fldCharType="separate"/>
      </w:r>
      <w:r>
        <w:rPr>
          <w:rFonts w:ascii="Calibri" w:eastAsia="Calibri" w:hAnsi="Calibri" w:cs="Calibri"/>
        </w:rPr>
        <w:t>https://doi.org/10.1007/978-1-4939-3106-4_7</w:t>
      </w:r>
      <w:r>
        <w:rPr>
          <w:rFonts w:ascii="Calibri" w:eastAsia="Calibri" w:hAnsi="Calibri" w:cs="Calibri"/>
        </w:rPr>
        <w:fldChar w:fldCharType="end"/>
      </w:r>
      <w:hyperlink r:id="rId147">
        <w:r>
          <w:t>.</w:t>
        </w:r>
      </w:hyperlink>
    </w:p>
    <w:p w14:paraId="55F0CCCD" w14:textId="77777777" w:rsidR="00233BB4" w:rsidRDefault="008D08FB">
      <w:pPr>
        <w:numPr>
          <w:ilvl w:val="0"/>
          <w:numId w:val="3"/>
        </w:numPr>
        <w:spacing w:after="252"/>
        <w:ind w:hanging="481"/>
      </w:pPr>
      <w:r w:rsidRPr="007E7DAB">
        <w:rPr>
          <w:lang w:val="en-US"/>
        </w:rPr>
        <w:t xml:space="preserve">Thomas E. Angel, Uma K. </w:t>
      </w:r>
      <w:proofErr w:type="spellStart"/>
      <w:r w:rsidRPr="007E7DAB">
        <w:rPr>
          <w:lang w:val="en-US"/>
        </w:rPr>
        <w:t>Aryal</w:t>
      </w:r>
      <w:proofErr w:type="spellEnd"/>
      <w:r w:rsidRPr="007E7DAB">
        <w:rPr>
          <w:lang w:val="en-US"/>
        </w:rPr>
        <w:t xml:space="preserve">, Shawna M. </w:t>
      </w:r>
      <w:proofErr w:type="spellStart"/>
      <w:r w:rsidRPr="007E7DAB">
        <w:rPr>
          <w:lang w:val="en-US"/>
        </w:rPr>
        <w:t>Hengel</w:t>
      </w:r>
      <w:proofErr w:type="spellEnd"/>
      <w:r w:rsidRPr="007E7DAB">
        <w:rPr>
          <w:lang w:val="en-US"/>
        </w:rPr>
        <w:t xml:space="preserve">, Erin S. Baker, Ryan T. Kelly, Errol W. Robinson, and Richard D. Smith. Mass spectrometry-based proteomics: existing capabilities and future directions. </w:t>
      </w:r>
      <w:r w:rsidRPr="007E7DAB">
        <w:rPr>
          <w:i/>
          <w:lang w:val="en-US"/>
        </w:rPr>
        <w:t>Chemical Society Reviews</w:t>
      </w:r>
      <w:r w:rsidRPr="007E7DAB">
        <w:rPr>
          <w:lang w:val="en-US"/>
        </w:rPr>
        <w:t xml:space="preserve">, 41(10):3912, 2012. </w:t>
      </w:r>
      <w:proofErr w:type="spellStart"/>
      <w:r w:rsidRPr="007E7DAB">
        <w:rPr>
          <w:lang w:val="en-US"/>
        </w:rPr>
        <w:t>doi</w:t>
      </w:r>
      <w:proofErr w:type="spellEnd"/>
      <w:r w:rsidRPr="007E7DAB">
        <w:rPr>
          <w:lang w:val="en-US"/>
        </w:rPr>
        <w:t xml:space="preserve">: 10.1039/ c2cs15331a. </w:t>
      </w:r>
      <w:r>
        <w:t xml:space="preserve">URL </w:t>
      </w:r>
      <w:r>
        <w:fldChar w:fldCharType="begin"/>
      </w:r>
      <w:r>
        <w:instrText xml:space="preserve"> HYPERLINK "https://doi.org/10.1039/c2cs15331a" \h </w:instrText>
      </w:r>
      <w:r>
        <w:fldChar w:fldCharType="separate"/>
      </w:r>
      <w:r>
        <w:rPr>
          <w:rFonts w:ascii="Calibri" w:eastAsia="Calibri" w:hAnsi="Calibri" w:cs="Calibri"/>
        </w:rPr>
        <w:t>https://doi.org/10.1039/c2cs15331a</w:t>
      </w:r>
      <w:r>
        <w:rPr>
          <w:rFonts w:ascii="Calibri" w:eastAsia="Calibri" w:hAnsi="Calibri" w:cs="Calibri"/>
        </w:rPr>
        <w:fldChar w:fldCharType="end"/>
      </w:r>
      <w:hyperlink r:id="rId148">
        <w:r>
          <w:t>.</w:t>
        </w:r>
      </w:hyperlink>
    </w:p>
    <w:p w14:paraId="11EDA8C5" w14:textId="77777777" w:rsidR="00233BB4" w:rsidRDefault="008D08FB">
      <w:pPr>
        <w:numPr>
          <w:ilvl w:val="0"/>
          <w:numId w:val="3"/>
        </w:numPr>
        <w:ind w:hanging="481"/>
      </w:pPr>
      <w:r w:rsidRPr="007E7DAB">
        <w:rPr>
          <w:lang w:val="en-US"/>
        </w:rPr>
        <w:t xml:space="preserve">Christopher M. Bishop. </w:t>
      </w:r>
      <w:r w:rsidRPr="007E7DAB">
        <w:rPr>
          <w:i/>
          <w:lang w:val="en-US"/>
        </w:rPr>
        <w:t>Pattern Recognition and Machine Learning</w:t>
      </w:r>
      <w:r w:rsidRPr="007E7DAB">
        <w:rPr>
          <w:lang w:val="en-US"/>
        </w:rPr>
        <w:t xml:space="preserve">. </w:t>
      </w:r>
      <w:r>
        <w:t>Springer Science + Business Media, LLC, 2006. ISBN 978-0387-31073-</w:t>
      </w:r>
    </w:p>
    <w:p w14:paraId="65704E4D" w14:textId="77777777" w:rsidR="00233BB4" w:rsidRDefault="008D08FB">
      <w:pPr>
        <w:spacing w:after="258"/>
        <w:ind w:left="491"/>
      </w:pPr>
      <w:r>
        <w:t>2.</w:t>
      </w:r>
    </w:p>
    <w:p w14:paraId="2078DDC8" w14:textId="77777777" w:rsidR="00233BB4" w:rsidRDefault="008D08FB">
      <w:pPr>
        <w:numPr>
          <w:ilvl w:val="0"/>
          <w:numId w:val="3"/>
        </w:numPr>
        <w:spacing w:after="246"/>
        <w:ind w:hanging="481"/>
      </w:pPr>
      <w:r w:rsidRPr="007E7DAB">
        <w:rPr>
          <w:lang w:val="en-US"/>
        </w:rPr>
        <w:t xml:space="preserve">A. Burns and S. </w:t>
      </w:r>
      <w:proofErr w:type="spellStart"/>
      <w:r w:rsidRPr="007E7DAB">
        <w:rPr>
          <w:lang w:val="en-US"/>
        </w:rPr>
        <w:t>Iliffe</w:t>
      </w:r>
      <w:proofErr w:type="spellEnd"/>
      <w:r w:rsidRPr="007E7DAB">
        <w:rPr>
          <w:lang w:val="en-US"/>
        </w:rPr>
        <w:t xml:space="preserve">. Alzheimer’s disease. </w:t>
      </w:r>
      <w:r w:rsidRPr="007E7DAB">
        <w:rPr>
          <w:i/>
          <w:lang w:val="en-US"/>
        </w:rPr>
        <w:t>BMJ</w:t>
      </w:r>
      <w:r w:rsidRPr="007E7DAB">
        <w:rPr>
          <w:lang w:val="en-US"/>
        </w:rPr>
        <w:t>, 338(feb05 1</w:t>
      </w:r>
      <w:proofErr w:type="gramStart"/>
      <w:r w:rsidRPr="007E7DAB">
        <w:rPr>
          <w:lang w:val="en-US"/>
        </w:rPr>
        <w:t>):b</w:t>
      </w:r>
      <w:proofErr w:type="gramEnd"/>
      <w:r w:rsidRPr="007E7DAB">
        <w:rPr>
          <w:lang w:val="en-US"/>
        </w:rPr>
        <w:t xml:space="preserve">158– b158, February 2009. </w:t>
      </w:r>
      <w:proofErr w:type="spellStart"/>
      <w:r w:rsidRPr="007E7DAB">
        <w:rPr>
          <w:lang w:val="en-US"/>
        </w:rPr>
        <w:t>doi</w:t>
      </w:r>
      <w:proofErr w:type="spellEnd"/>
      <w:r w:rsidRPr="007E7DAB">
        <w:rPr>
          <w:lang w:val="en-US"/>
        </w:rPr>
        <w:t>: 10.1136/</w:t>
      </w:r>
      <w:proofErr w:type="gramStart"/>
      <w:r w:rsidRPr="007E7DAB">
        <w:rPr>
          <w:lang w:val="en-US"/>
        </w:rPr>
        <w:t>bmj.b</w:t>
      </w:r>
      <w:proofErr w:type="gramEnd"/>
      <w:r w:rsidRPr="007E7DAB">
        <w:rPr>
          <w:lang w:val="en-US"/>
        </w:rPr>
        <w:t xml:space="preserve">158. </w:t>
      </w:r>
      <w:r>
        <w:t xml:space="preserve">URL </w:t>
      </w:r>
      <w:r>
        <w:fldChar w:fldCharType="begin"/>
      </w:r>
      <w:r>
        <w:instrText xml:space="preserve"> HYPERLINK "https://doi.org/10.1136/bmj.b158" \h </w:instrText>
      </w:r>
      <w:r>
        <w:fldChar w:fldCharType="separate"/>
      </w:r>
      <w:r>
        <w:rPr>
          <w:rFonts w:ascii="Calibri" w:eastAsia="Calibri" w:hAnsi="Calibri" w:cs="Calibri"/>
        </w:rPr>
        <w:t xml:space="preserve">https://doi.org/ </w:t>
      </w:r>
      <w:r>
        <w:rPr>
          <w:rFonts w:ascii="Calibri" w:eastAsia="Calibri" w:hAnsi="Calibri" w:cs="Calibri"/>
        </w:rPr>
        <w:fldChar w:fldCharType="end"/>
      </w:r>
      <w:hyperlink r:id="rId149">
        <w:r>
          <w:rPr>
            <w:rFonts w:ascii="Calibri" w:eastAsia="Calibri" w:hAnsi="Calibri" w:cs="Calibri"/>
          </w:rPr>
          <w:t>10.1136/bmj.b158</w:t>
        </w:r>
      </w:hyperlink>
      <w:hyperlink r:id="rId150">
        <w:r>
          <w:t>.</w:t>
        </w:r>
      </w:hyperlink>
    </w:p>
    <w:p w14:paraId="57E0F428" w14:textId="77777777" w:rsidR="00233BB4" w:rsidRPr="007E7DAB" w:rsidRDefault="008D08FB">
      <w:pPr>
        <w:numPr>
          <w:ilvl w:val="0"/>
          <w:numId w:val="3"/>
        </w:numPr>
        <w:spacing w:after="245"/>
        <w:ind w:hanging="481"/>
        <w:rPr>
          <w:lang w:val="en-US"/>
        </w:rPr>
      </w:pPr>
      <w:r w:rsidRPr="007E7DAB">
        <w:rPr>
          <w:lang w:val="en-US"/>
        </w:rPr>
        <w:t xml:space="preserve">R. Craig and R. C. Beavis. TANDEM: matching proteins with tandem mass spectra. </w:t>
      </w:r>
      <w:r w:rsidRPr="007E7DAB">
        <w:rPr>
          <w:i/>
          <w:lang w:val="en-US"/>
        </w:rPr>
        <w:t>Bioinformatics</w:t>
      </w:r>
      <w:r w:rsidRPr="007E7DAB">
        <w:rPr>
          <w:lang w:val="en-US"/>
        </w:rPr>
        <w:t xml:space="preserve">, 20(9):1466–1467, February 2004. </w:t>
      </w:r>
      <w:proofErr w:type="spellStart"/>
      <w:r w:rsidRPr="007E7DAB">
        <w:rPr>
          <w:lang w:val="en-US"/>
        </w:rPr>
        <w:t>doi</w:t>
      </w:r>
      <w:proofErr w:type="spellEnd"/>
      <w:r w:rsidRPr="007E7DAB">
        <w:rPr>
          <w:lang w:val="en-US"/>
        </w:rPr>
        <w:t xml:space="preserve">: 10.1093/bioinformatics/bth092. URL </w:t>
      </w:r>
      <w:hyperlink r:id="rId151">
        <w:r w:rsidRPr="007E7DAB">
          <w:rPr>
            <w:rFonts w:ascii="Calibri" w:eastAsia="Calibri" w:hAnsi="Calibri" w:cs="Calibri"/>
            <w:lang w:val="en-US"/>
          </w:rPr>
          <w:t xml:space="preserve">https://doi.org/10.1093/ </w:t>
        </w:r>
      </w:hyperlink>
      <w:hyperlink r:id="rId152">
        <w:r w:rsidRPr="007E7DAB">
          <w:rPr>
            <w:rFonts w:ascii="Calibri" w:eastAsia="Calibri" w:hAnsi="Calibri" w:cs="Calibri"/>
            <w:lang w:val="en-US"/>
          </w:rPr>
          <w:t>bioinformatics/bth092</w:t>
        </w:r>
      </w:hyperlink>
      <w:hyperlink r:id="rId153">
        <w:r w:rsidRPr="007E7DAB">
          <w:rPr>
            <w:lang w:val="en-US"/>
          </w:rPr>
          <w:t>.</w:t>
        </w:r>
      </w:hyperlink>
    </w:p>
    <w:p w14:paraId="6C038CB4" w14:textId="77777777" w:rsidR="00233BB4" w:rsidRDefault="008D08FB">
      <w:pPr>
        <w:numPr>
          <w:ilvl w:val="0"/>
          <w:numId w:val="3"/>
        </w:numPr>
        <w:spacing w:after="258"/>
        <w:ind w:hanging="481"/>
      </w:pPr>
      <w:r w:rsidRPr="007E7DAB">
        <w:rPr>
          <w:lang w:val="en-US"/>
        </w:rPr>
        <w:t xml:space="preserve">Jimmy K. </w:t>
      </w:r>
      <w:proofErr w:type="spellStart"/>
      <w:r w:rsidRPr="007E7DAB">
        <w:rPr>
          <w:lang w:val="en-US"/>
        </w:rPr>
        <w:t>Eng</w:t>
      </w:r>
      <w:proofErr w:type="spellEnd"/>
      <w:r w:rsidRPr="007E7DAB">
        <w:rPr>
          <w:lang w:val="en-US"/>
        </w:rPr>
        <w:t xml:space="preserve">, Ashley L. McCormack, and John R. Yates. An approach to correlate tandem mass spectral data of peptides with amino acid sequences in a protein database. </w:t>
      </w:r>
      <w:r>
        <w:rPr>
          <w:i/>
        </w:rPr>
        <w:t>Journal of the American Society for Mass Spectrometry</w:t>
      </w:r>
      <w:r>
        <w:t>, 1994.</w:t>
      </w:r>
    </w:p>
    <w:p w14:paraId="5F39BDFD" w14:textId="77777777" w:rsidR="00233BB4" w:rsidRDefault="008D08FB">
      <w:pPr>
        <w:numPr>
          <w:ilvl w:val="0"/>
          <w:numId w:val="3"/>
        </w:numPr>
        <w:spacing w:after="249"/>
        <w:ind w:hanging="481"/>
      </w:pPr>
      <w:r w:rsidRPr="007E7DAB">
        <w:rPr>
          <w:lang w:val="en-US"/>
        </w:rPr>
        <w:t xml:space="preserve">Tom Fawcett. An introduction to ROC analysis. </w:t>
      </w:r>
      <w:r>
        <w:rPr>
          <w:i/>
        </w:rPr>
        <w:t>Pattern Recognition Letters</w:t>
      </w:r>
      <w:r>
        <w:t xml:space="preserve">, 27(8):861–874, June 2006. doi: 10.1016/j.patrec.2005.10.010. URL </w:t>
      </w:r>
      <w:r>
        <w:fldChar w:fldCharType="begin"/>
      </w:r>
      <w:r>
        <w:instrText xml:space="preserve"> HYPERLINK "https://doi.org/10.1016/j.patrec.2005.10.010" \h </w:instrText>
      </w:r>
      <w:r>
        <w:fldChar w:fldCharType="separate"/>
      </w:r>
      <w:r>
        <w:rPr>
          <w:rFonts w:ascii="Calibri" w:eastAsia="Calibri" w:hAnsi="Calibri" w:cs="Calibri"/>
        </w:rPr>
        <w:t>https://doi.org/10.1016/j.patrec.2005.10.010</w:t>
      </w:r>
      <w:r>
        <w:rPr>
          <w:rFonts w:ascii="Calibri" w:eastAsia="Calibri" w:hAnsi="Calibri" w:cs="Calibri"/>
        </w:rPr>
        <w:fldChar w:fldCharType="end"/>
      </w:r>
      <w:hyperlink r:id="rId154">
        <w:r>
          <w:t>.</w:t>
        </w:r>
      </w:hyperlink>
    </w:p>
    <w:p w14:paraId="453A82A1" w14:textId="77777777" w:rsidR="00233BB4" w:rsidRDefault="008D08FB">
      <w:pPr>
        <w:numPr>
          <w:ilvl w:val="0"/>
          <w:numId w:val="3"/>
        </w:numPr>
        <w:spacing w:after="303"/>
        <w:ind w:hanging="481"/>
      </w:pPr>
      <w:r w:rsidRPr="007E7DAB">
        <w:rPr>
          <w:lang w:val="en-US"/>
        </w:rPr>
        <w:t xml:space="preserve">Viktor Granholm, William Noble, and Lukas </w:t>
      </w:r>
      <w:proofErr w:type="spellStart"/>
      <w:r w:rsidRPr="007E7DAB">
        <w:rPr>
          <w:lang w:val="en-US"/>
        </w:rPr>
        <w:t>Ka¨ll</w:t>
      </w:r>
      <w:proofErr w:type="spellEnd"/>
      <w:r w:rsidRPr="007E7DAB">
        <w:rPr>
          <w:lang w:val="en-US"/>
        </w:rPr>
        <w:t xml:space="preserve">. A cross-validation scheme for machine learning algorithms in shotgun proteomics. </w:t>
      </w:r>
      <w:r>
        <w:rPr>
          <w:i/>
        </w:rPr>
        <w:t>BMC</w:t>
      </w:r>
    </w:p>
    <w:p w14:paraId="70B22DA8" w14:textId="77777777" w:rsidR="00233BB4" w:rsidRDefault="008D08FB">
      <w:pPr>
        <w:spacing w:after="241" w:line="265" w:lineRule="auto"/>
        <w:jc w:val="center"/>
      </w:pPr>
      <w:r>
        <w:t>31</w:t>
      </w:r>
    </w:p>
    <w:p w14:paraId="7E8E77B2" w14:textId="77777777" w:rsidR="00233BB4" w:rsidRDefault="00233BB4">
      <w:pPr>
        <w:sectPr w:rsidR="00233BB4">
          <w:headerReference w:type="even" r:id="rId155"/>
          <w:headerReference w:type="default" r:id="rId156"/>
          <w:footerReference w:type="even" r:id="rId157"/>
          <w:footerReference w:type="default" r:id="rId158"/>
          <w:headerReference w:type="first" r:id="rId159"/>
          <w:footerReference w:type="first" r:id="rId160"/>
          <w:pgSz w:w="11906" w:h="16838"/>
          <w:pgMar w:top="1513" w:right="1961" w:bottom="1544" w:left="2007" w:header="720" w:footer="720" w:gutter="0"/>
          <w:cols w:space="720"/>
        </w:sectPr>
      </w:pPr>
    </w:p>
    <w:p w14:paraId="3A92D6A2" w14:textId="77777777" w:rsidR="00233BB4" w:rsidRDefault="008D08FB">
      <w:pPr>
        <w:spacing w:after="422" w:line="259" w:lineRule="auto"/>
        <w:ind w:left="0" w:firstLine="0"/>
        <w:jc w:val="right"/>
      </w:pPr>
      <w:r>
        <w:rPr>
          <w:rFonts w:ascii="Calibri" w:eastAsia="Calibri" w:hAnsi="Calibri" w:cs="Calibri"/>
          <w:i/>
        </w:rPr>
        <w:lastRenderedPageBreak/>
        <w:t>BIBLIOGRAPHY</w:t>
      </w:r>
    </w:p>
    <w:p w14:paraId="2E40DF24" w14:textId="77777777" w:rsidR="00233BB4" w:rsidRPr="007E7DAB" w:rsidRDefault="008D08FB">
      <w:pPr>
        <w:spacing w:after="25" w:line="265" w:lineRule="auto"/>
        <w:ind w:right="-15"/>
        <w:jc w:val="right"/>
        <w:rPr>
          <w:lang w:val="en-US"/>
        </w:rPr>
      </w:pPr>
      <w:r w:rsidRPr="007E7DAB">
        <w:rPr>
          <w:i/>
          <w:lang w:val="en-US"/>
        </w:rPr>
        <w:t>Bioinformatics</w:t>
      </w:r>
      <w:r w:rsidRPr="007E7DAB">
        <w:rPr>
          <w:lang w:val="en-US"/>
        </w:rPr>
        <w:t>, 13(Suppl 16</w:t>
      </w:r>
      <w:proofErr w:type="gramStart"/>
      <w:r w:rsidRPr="007E7DAB">
        <w:rPr>
          <w:lang w:val="en-US"/>
        </w:rPr>
        <w:t>):S</w:t>
      </w:r>
      <w:proofErr w:type="gramEnd"/>
      <w:r w:rsidRPr="007E7DAB">
        <w:rPr>
          <w:lang w:val="en-US"/>
        </w:rPr>
        <w:t xml:space="preserve">3, 2012. </w:t>
      </w:r>
      <w:proofErr w:type="spellStart"/>
      <w:r w:rsidRPr="007E7DAB">
        <w:rPr>
          <w:lang w:val="en-US"/>
        </w:rPr>
        <w:t>doi</w:t>
      </w:r>
      <w:proofErr w:type="spellEnd"/>
      <w:r w:rsidRPr="007E7DAB">
        <w:rPr>
          <w:lang w:val="en-US"/>
        </w:rPr>
        <w:t>: 10.1186/1471-2105-13-s16-s3.</w:t>
      </w:r>
    </w:p>
    <w:p w14:paraId="09BD3D33" w14:textId="77777777" w:rsidR="00233BB4" w:rsidRPr="007E7DAB" w:rsidRDefault="008D08FB">
      <w:pPr>
        <w:spacing w:after="202" w:line="259" w:lineRule="auto"/>
        <w:ind w:left="481" w:firstLine="0"/>
        <w:jc w:val="left"/>
        <w:rPr>
          <w:lang w:val="en-US"/>
        </w:rPr>
      </w:pPr>
      <w:r w:rsidRPr="007E7DAB">
        <w:rPr>
          <w:lang w:val="en-US"/>
        </w:rPr>
        <w:t xml:space="preserve">URL </w:t>
      </w:r>
      <w:hyperlink r:id="rId161">
        <w:r w:rsidRPr="007E7DAB">
          <w:rPr>
            <w:rFonts w:ascii="Calibri" w:eastAsia="Calibri" w:hAnsi="Calibri" w:cs="Calibri"/>
            <w:lang w:val="en-US"/>
          </w:rPr>
          <w:t>https://doi.org/10.1186/1471-2105-13-s16-s3</w:t>
        </w:r>
      </w:hyperlink>
      <w:hyperlink r:id="rId162">
        <w:r w:rsidRPr="007E7DAB">
          <w:rPr>
            <w:lang w:val="en-US"/>
          </w:rPr>
          <w:t>.</w:t>
        </w:r>
      </w:hyperlink>
    </w:p>
    <w:p w14:paraId="3BE18E31" w14:textId="77777777" w:rsidR="00233BB4" w:rsidRDefault="008D08FB">
      <w:pPr>
        <w:numPr>
          <w:ilvl w:val="0"/>
          <w:numId w:val="3"/>
        </w:numPr>
        <w:spacing w:after="196"/>
        <w:ind w:hanging="481"/>
      </w:pPr>
      <w:proofErr w:type="spellStart"/>
      <w:r w:rsidRPr="007E7DAB">
        <w:rPr>
          <w:lang w:val="en-US"/>
        </w:rPr>
        <w:t>Xuemei</w:t>
      </w:r>
      <w:proofErr w:type="spellEnd"/>
      <w:r w:rsidRPr="007E7DAB">
        <w:rPr>
          <w:lang w:val="en-US"/>
        </w:rPr>
        <w:t xml:space="preserve"> Han, Aaron </w:t>
      </w:r>
      <w:proofErr w:type="spellStart"/>
      <w:r w:rsidRPr="007E7DAB">
        <w:rPr>
          <w:lang w:val="en-US"/>
        </w:rPr>
        <w:t>Aslanian</w:t>
      </w:r>
      <w:proofErr w:type="spellEnd"/>
      <w:r w:rsidRPr="007E7DAB">
        <w:rPr>
          <w:lang w:val="en-US"/>
        </w:rPr>
        <w:t xml:space="preserve">, and John R Yates. Mass spectrometry for proteomics. </w:t>
      </w:r>
      <w:r w:rsidRPr="007E7DAB">
        <w:rPr>
          <w:i/>
          <w:lang w:val="en-US"/>
        </w:rPr>
        <w:t>Current Opinion in Chemical Biology</w:t>
      </w:r>
      <w:r w:rsidRPr="007E7DAB">
        <w:rPr>
          <w:lang w:val="en-US"/>
        </w:rPr>
        <w:t xml:space="preserve">, 12(5):483–490, October 2008. </w:t>
      </w:r>
      <w:proofErr w:type="spellStart"/>
      <w:r w:rsidRPr="007E7DAB">
        <w:rPr>
          <w:lang w:val="en-US"/>
        </w:rPr>
        <w:t>doi</w:t>
      </w:r>
      <w:proofErr w:type="spellEnd"/>
      <w:r w:rsidRPr="007E7DAB">
        <w:rPr>
          <w:lang w:val="en-US"/>
        </w:rPr>
        <w:t xml:space="preserve">: 10.1016/j.cbpa.2008.07.024. </w:t>
      </w:r>
      <w:r>
        <w:t xml:space="preserve">URL </w:t>
      </w:r>
      <w:r>
        <w:fldChar w:fldCharType="begin"/>
      </w:r>
      <w:r>
        <w:instrText xml:space="preserve"> HYPERLINK "https://doi.org/10.1016/j.cbpa.2008.07.024" \h </w:instrText>
      </w:r>
      <w:r>
        <w:fldChar w:fldCharType="separate"/>
      </w:r>
      <w:r>
        <w:rPr>
          <w:rFonts w:ascii="Calibri" w:eastAsia="Calibri" w:hAnsi="Calibri" w:cs="Calibri"/>
        </w:rPr>
        <w:t xml:space="preserve">https://doi.org/10. </w:t>
      </w:r>
      <w:r>
        <w:rPr>
          <w:rFonts w:ascii="Calibri" w:eastAsia="Calibri" w:hAnsi="Calibri" w:cs="Calibri"/>
        </w:rPr>
        <w:fldChar w:fldCharType="end"/>
      </w:r>
      <w:hyperlink r:id="rId163">
        <w:r>
          <w:rPr>
            <w:rFonts w:ascii="Calibri" w:eastAsia="Calibri" w:hAnsi="Calibri" w:cs="Calibri"/>
          </w:rPr>
          <w:t>1016/j.cbpa.2008.07.024</w:t>
        </w:r>
      </w:hyperlink>
      <w:hyperlink r:id="rId164">
        <w:r>
          <w:t>.</w:t>
        </w:r>
      </w:hyperlink>
    </w:p>
    <w:p w14:paraId="5718BE46" w14:textId="77777777" w:rsidR="00233BB4" w:rsidRPr="007E7DAB" w:rsidRDefault="008D08FB">
      <w:pPr>
        <w:numPr>
          <w:ilvl w:val="0"/>
          <w:numId w:val="3"/>
        </w:numPr>
        <w:spacing w:after="197"/>
        <w:ind w:hanging="481"/>
        <w:rPr>
          <w:lang w:val="en-US"/>
        </w:rPr>
      </w:pPr>
      <w:r w:rsidRPr="007E7DAB">
        <w:rPr>
          <w:lang w:val="en-US"/>
        </w:rPr>
        <w:t xml:space="preserve">Lukas </w:t>
      </w:r>
      <w:proofErr w:type="spellStart"/>
      <w:r w:rsidRPr="007E7DAB">
        <w:rPr>
          <w:lang w:val="en-US"/>
        </w:rPr>
        <w:t>Ka¨ll</w:t>
      </w:r>
      <w:proofErr w:type="spellEnd"/>
      <w:r w:rsidRPr="007E7DAB">
        <w:rPr>
          <w:lang w:val="en-US"/>
        </w:rPr>
        <w:t xml:space="preserve">, Jesse D Canterbury, Jason Weston, William Stafford Noble, and Michael J </w:t>
      </w:r>
      <w:proofErr w:type="spellStart"/>
      <w:r w:rsidRPr="007E7DAB">
        <w:rPr>
          <w:lang w:val="en-US"/>
        </w:rPr>
        <w:t>MacCoss</w:t>
      </w:r>
      <w:proofErr w:type="spellEnd"/>
      <w:r w:rsidRPr="007E7DAB">
        <w:rPr>
          <w:lang w:val="en-US"/>
        </w:rPr>
        <w:t xml:space="preserve">. Semi-supervised learning for peptide identification from shotgun proteomics datasets. </w:t>
      </w:r>
      <w:r w:rsidRPr="007E7DAB">
        <w:rPr>
          <w:i/>
          <w:lang w:val="en-US"/>
        </w:rPr>
        <w:t>Nature Methods</w:t>
      </w:r>
      <w:r w:rsidRPr="007E7DAB">
        <w:rPr>
          <w:lang w:val="en-US"/>
        </w:rPr>
        <w:t xml:space="preserve">, 4(11):923–925, October 2007. </w:t>
      </w:r>
      <w:proofErr w:type="spellStart"/>
      <w:r w:rsidRPr="007E7DAB">
        <w:rPr>
          <w:lang w:val="en-US"/>
        </w:rPr>
        <w:t>doi</w:t>
      </w:r>
      <w:proofErr w:type="spellEnd"/>
      <w:r w:rsidRPr="007E7DAB">
        <w:rPr>
          <w:lang w:val="en-US"/>
        </w:rPr>
        <w:t xml:space="preserve">: 10.1038/nmeth1113. URL </w:t>
      </w:r>
      <w:hyperlink r:id="rId165">
        <w:r w:rsidRPr="007E7DAB">
          <w:rPr>
            <w:rFonts w:ascii="Calibri" w:eastAsia="Calibri" w:hAnsi="Calibri" w:cs="Calibri"/>
            <w:lang w:val="en-US"/>
          </w:rPr>
          <w:t xml:space="preserve">https://doi.org/10. </w:t>
        </w:r>
      </w:hyperlink>
      <w:hyperlink r:id="rId166">
        <w:r w:rsidRPr="007E7DAB">
          <w:rPr>
            <w:rFonts w:ascii="Calibri" w:eastAsia="Calibri" w:hAnsi="Calibri" w:cs="Calibri"/>
            <w:lang w:val="en-US"/>
          </w:rPr>
          <w:t>1038/nmeth1113</w:t>
        </w:r>
      </w:hyperlink>
      <w:hyperlink r:id="rId167">
        <w:r w:rsidRPr="007E7DAB">
          <w:rPr>
            <w:lang w:val="en-US"/>
          </w:rPr>
          <w:t>.</w:t>
        </w:r>
      </w:hyperlink>
    </w:p>
    <w:p w14:paraId="6B48606A" w14:textId="77777777" w:rsidR="00233BB4" w:rsidRDefault="008D08FB">
      <w:pPr>
        <w:numPr>
          <w:ilvl w:val="0"/>
          <w:numId w:val="3"/>
        </w:numPr>
        <w:spacing w:after="209"/>
        <w:ind w:hanging="481"/>
      </w:pPr>
      <w:r w:rsidRPr="007E7DAB">
        <w:rPr>
          <w:lang w:val="en-US"/>
        </w:rPr>
        <w:t>Min-</w:t>
      </w:r>
      <w:proofErr w:type="spellStart"/>
      <w:r w:rsidRPr="007E7DAB">
        <w:rPr>
          <w:lang w:val="en-US"/>
        </w:rPr>
        <w:t>Sik</w:t>
      </w:r>
      <w:proofErr w:type="spellEnd"/>
      <w:r w:rsidRPr="007E7DAB">
        <w:rPr>
          <w:lang w:val="en-US"/>
        </w:rPr>
        <w:t xml:space="preserve"> Kim, Sneha M. Pinto, </w:t>
      </w:r>
      <w:proofErr w:type="spellStart"/>
      <w:r w:rsidRPr="007E7DAB">
        <w:rPr>
          <w:lang w:val="en-US"/>
        </w:rPr>
        <w:t>Derese</w:t>
      </w:r>
      <w:proofErr w:type="spellEnd"/>
      <w:r w:rsidRPr="007E7DAB">
        <w:rPr>
          <w:lang w:val="en-US"/>
        </w:rPr>
        <w:t xml:space="preserve"> </w:t>
      </w:r>
      <w:proofErr w:type="spellStart"/>
      <w:r w:rsidRPr="007E7DAB">
        <w:rPr>
          <w:lang w:val="en-US"/>
        </w:rPr>
        <w:t>Getnet</w:t>
      </w:r>
      <w:proofErr w:type="spellEnd"/>
      <w:r w:rsidRPr="007E7DAB">
        <w:rPr>
          <w:lang w:val="en-US"/>
        </w:rPr>
        <w:t xml:space="preserve">, Raja Sekhar </w:t>
      </w:r>
      <w:proofErr w:type="spellStart"/>
      <w:r w:rsidRPr="007E7DAB">
        <w:rPr>
          <w:lang w:val="en-US"/>
        </w:rPr>
        <w:t>Nirujogi</w:t>
      </w:r>
      <w:proofErr w:type="spellEnd"/>
      <w:r w:rsidRPr="007E7DAB">
        <w:rPr>
          <w:lang w:val="en-US"/>
        </w:rPr>
        <w:t xml:space="preserve">, Srikanth S. Manda, </w:t>
      </w:r>
      <w:proofErr w:type="spellStart"/>
      <w:r w:rsidRPr="007E7DAB">
        <w:rPr>
          <w:lang w:val="en-US"/>
        </w:rPr>
        <w:t>Raghothama</w:t>
      </w:r>
      <w:proofErr w:type="spellEnd"/>
      <w:r w:rsidRPr="007E7DAB">
        <w:rPr>
          <w:lang w:val="en-US"/>
        </w:rPr>
        <w:t xml:space="preserve"> </w:t>
      </w:r>
      <w:proofErr w:type="spellStart"/>
      <w:r w:rsidRPr="007E7DAB">
        <w:rPr>
          <w:lang w:val="en-US"/>
        </w:rPr>
        <w:t>Chaerkady</w:t>
      </w:r>
      <w:proofErr w:type="spellEnd"/>
      <w:r w:rsidRPr="007E7DAB">
        <w:rPr>
          <w:lang w:val="en-US"/>
        </w:rPr>
        <w:t xml:space="preserve">, Anil K. </w:t>
      </w:r>
      <w:proofErr w:type="spellStart"/>
      <w:r w:rsidRPr="007E7DAB">
        <w:rPr>
          <w:lang w:val="en-US"/>
        </w:rPr>
        <w:t>Madugundu</w:t>
      </w:r>
      <w:proofErr w:type="spellEnd"/>
      <w:r w:rsidRPr="007E7DAB">
        <w:rPr>
          <w:lang w:val="en-US"/>
        </w:rPr>
        <w:t xml:space="preserve">, </w:t>
      </w:r>
      <w:proofErr w:type="spellStart"/>
      <w:r w:rsidRPr="007E7DAB">
        <w:rPr>
          <w:lang w:val="en-US"/>
        </w:rPr>
        <w:t>Dhanashree</w:t>
      </w:r>
      <w:proofErr w:type="spellEnd"/>
      <w:r w:rsidRPr="007E7DAB">
        <w:rPr>
          <w:lang w:val="en-US"/>
        </w:rPr>
        <w:t xml:space="preserve"> S. Kelkar, Ruth </w:t>
      </w:r>
      <w:proofErr w:type="spellStart"/>
      <w:r w:rsidRPr="007E7DAB">
        <w:rPr>
          <w:lang w:val="en-US"/>
        </w:rPr>
        <w:t>Isserlin</w:t>
      </w:r>
      <w:proofErr w:type="spellEnd"/>
      <w:r w:rsidRPr="007E7DAB">
        <w:rPr>
          <w:lang w:val="en-US"/>
        </w:rPr>
        <w:t xml:space="preserve">, </w:t>
      </w:r>
      <w:proofErr w:type="spellStart"/>
      <w:r w:rsidRPr="007E7DAB">
        <w:rPr>
          <w:lang w:val="en-US"/>
        </w:rPr>
        <w:t>Shobhit</w:t>
      </w:r>
      <w:proofErr w:type="spellEnd"/>
      <w:r w:rsidRPr="007E7DAB">
        <w:rPr>
          <w:lang w:val="en-US"/>
        </w:rPr>
        <w:t xml:space="preserve"> Jain, </w:t>
      </w:r>
      <w:proofErr w:type="spellStart"/>
      <w:r w:rsidRPr="007E7DAB">
        <w:rPr>
          <w:lang w:val="en-US"/>
        </w:rPr>
        <w:t>Joji</w:t>
      </w:r>
      <w:proofErr w:type="spellEnd"/>
      <w:r w:rsidRPr="007E7DAB">
        <w:rPr>
          <w:lang w:val="en-US"/>
        </w:rPr>
        <w:t xml:space="preserve"> K. Thomas, </w:t>
      </w:r>
      <w:proofErr w:type="spellStart"/>
      <w:r w:rsidRPr="007E7DAB">
        <w:rPr>
          <w:lang w:val="en-US"/>
        </w:rPr>
        <w:t>Babylakshmi</w:t>
      </w:r>
      <w:proofErr w:type="spellEnd"/>
      <w:r w:rsidRPr="007E7DAB">
        <w:rPr>
          <w:lang w:val="en-US"/>
        </w:rPr>
        <w:t xml:space="preserve"> Muthusamy, Pamela Leal-Rojas, Praveen Kumar, Nandini A. </w:t>
      </w:r>
      <w:proofErr w:type="spellStart"/>
      <w:r w:rsidRPr="007E7DAB">
        <w:rPr>
          <w:lang w:val="en-US"/>
        </w:rPr>
        <w:t>Sahasrabuddhe</w:t>
      </w:r>
      <w:proofErr w:type="spellEnd"/>
      <w:r w:rsidRPr="007E7DAB">
        <w:rPr>
          <w:lang w:val="en-US"/>
        </w:rPr>
        <w:t xml:space="preserve">, Lavanya Balakrishnan, Jayshree Advani, </w:t>
      </w:r>
      <w:proofErr w:type="spellStart"/>
      <w:r w:rsidRPr="007E7DAB">
        <w:rPr>
          <w:lang w:val="en-US"/>
        </w:rPr>
        <w:t>Bijesh</w:t>
      </w:r>
      <w:proofErr w:type="spellEnd"/>
      <w:r w:rsidRPr="007E7DAB">
        <w:rPr>
          <w:lang w:val="en-US"/>
        </w:rPr>
        <w:t xml:space="preserve"> George, Santosh </w:t>
      </w:r>
      <w:proofErr w:type="spellStart"/>
      <w:r w:rsidRPr="007E7DAB">
        <w:rPr>
          <w:lang w:val="en-US"/>
        </w:rPr>
        <w:t>Renuse</w:t>
      </w:r>
      <w:proofErr w:type="spellEnd"/>
      <w:r w:rsidRPr="007E7DAB">
        <w:rPr>
          <w:lang w:val="en-US"/>
        </w:rPr>
        <w:t xml:space="preserve">, Lakshmi </w:t>
      </w:r>
      <w:proofErr w:type="spellStart"/>
      <w:r w:rsidRPr="007E7DAB">
        <w:rPr>
          <w:lang w:val="en-US"/>
        </w:rPr>
        <w:t>Dhevi</w:t>
      </w:r>
      <w:proofErr w:type="spellEnd"/>
      <w:r w:rsidRPr="007E7DAB">
        <w:rPr>
          <w:lang w:val="en-US"/>
        </w:rPr>
        <w:t xml:space="preserve"> N. Selvan, Arun H. Patil, </w:t>
      </w:r>
      <w:proofErr w:type="spellStart"/>
      <w:r w:rsidRPr="007E7DAB">
        <w:rPr>
          <w:lang w:val="en-US"/>
        </w:rPr>
        <w:t>Vishalakshi</w:t>
      </w:r>
      <w:proofErr w:type="spellEnd"/>
      <w:r w:rsidRPr="007E7DAB">
        <w:rPr>
          <w:lang w:val="en-US"/>
        </w:rPr>
        <w:t xml:space="preserve"> </w:t>
      </w:r>
      <w:proofErr w:type="spellStart"/>
      <w:r w:rsidRPr="007E7DAB">
        <w:rPr>
          <w:lang w:val="en-US"/>
        </w:rPr>
        <w:t>Nanjappa</w:t>
      </w:r>
      <w:proofErr w:type="spellEnd"/>
      <w:r w:rsidRPr="007E7DAB">
        <w:rPr>
          <w:lang w:val="en-US"/>
        </w:rPr>
        <w:t xml:space="preserve">, </w:t>
      </w:r>
      <w:proofErr w:type="spellStart"/>
      <w:r w:rsidRPr="007E7DAB">
        <w:rPr>
          <w:lang w:val="en-US"/>
        </w:rPr>
        <w:t>Aneesha</w:t>
      </w:r>
      <w:proofErr w:type="spellEnd"/>
      <w:r w:rsidRPr="007E7DAB">
        <w:rPr>
          <w:lang w:val="en-US"/>
        </w:rPr>
        <w:t xml:space="preserve"> Radhakrishnan, </w:t>
      </w:r>
      <w:proofErr w:type="spellStart"/>
      <w:r w:rsidRPr="007E7DAB">
        <w:rPr>
          <w:lang w:val="en-US"/>
        </w:rPr>
        <w:t>Samarjeet</w:t>
      </w:r>
      <w:proofErr w:type="spellEnd"/>
      <w:r w:rsidRPr="007E7DAB">
        <w:rPr>
          <w:lang w:val="en-US"/>
        </w:rPr>
        <w:t xml:space="preserve"> Prasad, </w:t>
      </w:r>
      <w:proofErr w:type="spellStart"/>
      <w:r w:rsidRPr="007E7DAB">
        <w:rPr>
          <w:lang w:val="en-US"/>
        </w:rPr>
        <w:t>Tejaswini</w:t>
      </w:r>
      <w:proofErr w:type="spellEnd"/>
      <w:r w:rsidRPr="007E7DAB">
        <w:rPr>
          <w:lang w:val="en-US"/>
        </w:rPr>
        <w:t xml:space="preserve"> </w:t>
      </w:r>
      <w:proofErr w:type="spellStart"/>
      <w:r w:rsidRPr="007E7DAB">
        <w:rPr>
          <w:lang w:val="en-US"/>
        </w:rPr>
        <w:t>Subbannayya</w:t>
      </w:r>
      <w:proofErr w:type="spellEnd"/>
      <w:r w:rsidRPr="007E7DAB">
        <w:rPr>
          <w:lang w:val="en-US"/>
        </w:rPr>
        <w:t xml:space="preserve">, Rajesh Raju, Manish Kumar, </w:t>
      </w:r>
      <w:proofErr w:type="spellStart"/>
      <w:r w:rsidRPr="007E7DAB">
        <w:rPr>
          <w:lang w:val="en-US"/>
        </w:rPr>
        <w:t>Sreelakshmi</w:t>
      </w:r>
      <w:proofErr w:type="spellEnd"/>
      <w:r w:rsidRPr="007E7DAB">
        <w:rPr>
          <w:lang w:val="en-US"/>
        </w:rPr>
        <w:t xml:space="preserve"> K. </w:t>
      </w:r>
      <w:proofErr w:type="spellStart"/>
      <w:r w:rsidRPr="007E7DAB">
        <w:rPr>
          <w:lang w:val="en-US"/>
        </w:rPr>
        <w:t>Sreenivasamurthy</w:t>
      </w:r>
      <w:proofErr w:type="spellEnd"/>
      <w:r w:rsidRPr="007E7DAB">
        <w:rPr>
          <w:lang w:val="en-US"/>
        </w:rPr>
        <w:t xml:space="preserve">, </w:t>
      </w:r>
      <w:proofErr w:type="spellStart"/>
      <w:r w:rsidRPr="007E7DAB">
        <w:rPr>
          <w:lang w:val="en-US"/>
        </w:rPr>
        <w:t>Arivusudar</w:t>
      </w:r>
      <w:proofErr w:type="spellEnd"/>
      <w:r w:rsidRPr="007E7DAB">
        <w:rPr>
          <w:lang w:val="en-US"/>
        </w:rPr>
        <w:t xml:space="preserve"> </w:t>
      </w:r>
      <w:proofErr w:type="spellStart"/>
      <w:r w:rsidRPr="007E7DAB">
        <w:rPr>
          <w:lang w:val="en-US"/>
        </w:rPr>
        <w:t>Marimuthu</w:t>
      </w:r>
      <w:proofErr w:type="spellEnd"/>
      <w:r w:rsidRPr="007E7DAB">
        <w:rPr>
          <w:lang w:val="en-US"/>
        </w:rPr>
        <w:t xml:space="preserve">, Gajanan J. Sathe, Sandip Chavan, Keshava K. Datta, </w:t>
      </w:r>
      <w:proofErr w:type="spellStart"/>
      <w:r w:rsidRPr="007E7DAB">
        <w:rPr>
          <w:lang w:val="en-US"/>
        </w:rPr>
        <w:t>Yashwanth</w:t>
      </w:r>
      <w:proofErr w:type="spellEnd"/>
      <w:r w:rsidRPr="007E7DAB">
        <w:rPr>
          <w:lang w:val="en-US"/>
        </w:rPr>
        <w:t xml:space="preserve"> </w:t>
      </w:r>
      <w:proofErr w:type="spellStart"/>
      <w:r w:rsidRPr="007E7DAB">
        <w:rPr>
          <w:lang w:val="en-US"/>
        </w:rPr>
        <w:t>Subbannayya</w:t>
      </w:r>
      <w:proofErr w:type="spellEnd"/>
      <w:r w:rsidRPr="007E7DAB">
        <w:rPr>
          <w:lang w:val="en-US"/>
        </w:rPr>
        <w:t xml:space="preserve">, </w:t>
      </w:r>
      <w:proofErr w:type="spellStart"/>
      <w:r w:rsidRPr="007E7DAB">
        <w:rPr>
          <w:lang w:val="en-US"/>
        </w:rPr>
        <w:t>Apeksha</w:t>
      </w:r>
      <w:proofErr w:type="spellEnd"/>
      <w:r w:rsidRPr="007E7DAB">
        <w:rPr>
          <w:lang w:val="en-US"/>
        </w:rPr>
        <w:t xml:space="preserve"> </w:t>
      </w:r>
      <w:proofErr w:type="spellStart"/>
      <w:r w:rsidRPr="007E7DAB">
        <w:rPr>
          <w:lang w:val="en-US"/>
        </w:rPr>
        <w:t>Sahu</w:t>
      </w:r>
      <w:proofErr w:type="spellEnd"/>
      <w:r w:rsidRPr="007E7DAB">
        <w:rPr>
          <w:lang w:val="en-US"/>
        </w:rPr>
        <w:t xml:space="preserve">, </w:t>
      </w:r>
      <w:proofErr w:type="spellStart"/>
      <w:r w:rsidRPr="007E7DAB">
        <w:rPr>
          <w:lang w:val="en-US"/>
        </w:rPr>
        <w:t>Soujanya</w:t>
      </w:r>
      <w:proofErr w:type="spellEnd"/>
      <w:r w:rsidRPr="007E7DAB">
        <w:rPr>
          <w:lang w:val="en-US"/>
        </w:rPr>
        <w:t xml:space="preserve"> D. </w:t>
      </w:r>
      <w:proofErr w:type="spellStart"/>
      <w:r w:rsidRPr="007E7DAB">
        <w:rPr>
          <w:lang w:val="en-US"/>
        </w:rPr>
        <w:t>Yelamanchi</w:t>
      </w:r>
      <w:proofErr w:type="spellEnd"/>
      <w:r w:rsidRPr="007E7DAB">
        <w:rPr>
          <w:lang w:val="en-US"/>
        </w:rPr>
        <w:t xml:space="preserve">, Savita Jayaram, Pavithra Rajagopalan, Jyoti Sharma, Krishna R. Murthy, </w:t>
      </w:r>
      <w:proofErr w:type="spellStart"/>
      <w:r w:rsidRPr="007E7DAB">
        <w:rPr>
          <w:lang w:val="en-US"/>
        </w:rPr>
        <w:t>Nazia</w:t>
      </w:r>
      <w:proofErr w:type="spellEnd"/>
      <w:r w:rsidRPr="007E7DAB">
        <w:rPr>
          <w:lang w:val="en-US"/>
        </w:rPr>
        <w:t xml:space="preserve"> Syed, </w:t>
      </w:r>
      <w:proofErr w:type="spellStart"/>
      <w:r w:rsidRPr="007E7DAB">
        <w:rPr>
          <w:lang w:val="en-US"/>
        </w:rPr>
        <w:t>Renu</w:t>
      </w:r>
      <w:proofErr w:type="spellEnd"/>
      <w:r w:rsidRPr="007E7DAB">
        <w:rPr>
          <w:lang w:val="en-US"/>
        </w:rPr>
        <w:t xml:space="preserve"> Goel, </w:t>
      </w:r>
      <w:proofErr w:type="spellStart"/>
      <w:r w:rsidRPr="007E7DAB">
        <w:rPr>
          <w:lang w:val="en-US"/>
        </w:rPr>
        <w:t>Aafaque</w:t>
      </w:r>
      <w:proofErr w:type="spellEnd"/>
      <w:r w:rsidRPr="007E7DAB">
        <w:rPr>
          <w:lang w:val="en-US"/>
        </w:rPr>
        <w:t xml:space="preserve"> A. Khan, Sartaj Ahmad, </w:t>
      </w:r>
      <w:proofErr w:type="spellStart"/>
      <w:r w:rsidRPr="007E7DAB">
        <w:rPr>
          <w:lang w:val="en-US"/>
        </w:rPr>
        <w:t>Gourav</w:t>
      </w:r>
      <w:proofErr w:type="spellEnd"/>
      <w:r w:rsidRPr="007E7DAB">
        <w:rPr>
          <w:lang w:val="en-US"/>
        </w:rPr>
        <w:t xml:space="preserve"> Dey, Keshav Mudgal, Aditi Chatterjee, Tai-Chung Huang, Jun Zhong, </w:t>
      </w:r>
      <w:proofErr w:type="spellStart"/>
      <w:r w:rsidRPr="007E7DAB">
        <w:rPr>
          <w:lang w:val="en-US"/>
        </w:rPr>
        <w:t>Xinyan</w:t>
      </w:r>
      <w:proofErr w:type="spellEnd"/>
      <w:r w:rsidRPr="007E7DAB">
        <w:rPr>
          <w:lang w:val="en-US"/>
        </w:rPr>
        <w:t xml:space="preserve"> Wu, Patrick G. Shaw, Donald Freed, Muhammad S. </w:t>
      </w:r>
      <w:proofErr w:type="spellStart"/>
      <w:r w:rsidRPr="007E7DAB">
        <w:rPr>
          <w:lang w:val="en-US"/>
        </w:rPr>
        <w:t>Zahari</w:t>
      </w:r>
      <w:proofErr w:type="spellEnd"/>
      <w:r w:rsidRPr="007E7DAB">
        <w:rPr>
          <w:lang w:val="en-US"/>
        </w:rPr>
        <w:t xml:space="preserve">, Kanchan K. Mukherjee, Subramanian Shankar, Anita Mahadevan, Henry Lam, Christopher J. Mitchell, </w:t>
      </w:r>
      <w:proofErr w:type="spellStart"/>
      <w:r w:rsidRPr="007E7DAB">
        <w:rPr>
          <w:lang w:val="en-US"/>
        </w:rPr>
        <w:t>Susarla</w:t>
      </w:r>
      <w:proofErr w:type="spellEnd"/>
      <w:r w:rsidRPr="007E7DAB">
        <w:rPr>
          <w:lang w:val="en-US"/>
        </w:rPr>
        <w:t xml:space="preserve"> Krishna Shankar, Parthasarathy </w:t>
      </w:r>
      <w:proofErr w:type="spellStart"/>
      <w:r w:rsidRPr="007E7DAB">
        <w:rPr>
          <w:lang w:val="en-US"/>
        </w:rPr>
        <w:t>Satishchandra</w:t>
      </w:r>
      <w:proofErr w:type="spellEnd"/>
      <w:r w:rsidRPr="007E7DAB">
        <w:rPr>
          <w:lang w:val="en-US"/>
        </w:rPr>
        <w:t xml:space="preserve">, John T. Schroeder, Ravi </w:t>
      </w:r>
      <w:proofErr w:type="spellStart"/>
      <w:r w:rsidRPr="007E7DAB">
        <w:rPr>
          <w:lang w:val="en-US"/>
        </w:rPr>
        <w:t>Sirdeshmukh</w:t>
      </w:r>
      <w:proofErr w:type="spellEnd"/>
      <w:r w:rsidRPr="007E7DAB">
        <w:rPr>
          <w:lang w:val="en-US"/>
        </w:rPr>
        <w:t xml:space="preserve">, Anirban Maitra, Steven D. Leach, Charles G. Drake, Marc K. </w:t>
      </w:r>
      <w:proofErr w:type="spellStart"/>
      <w:r w:rsidRPr="007E7DAB">
        <w:rPr>
          <w:lang w:val="en-US"/>
        </w:rPr>
        <w:t>Halushka</w:t>
      </w:r>
      <w:proofErr w:type="spellEnd"/>
      <w:r w:rsidRPr="007E7DAB">
        <w:rPr>
          <w:lang w:val="en-US"/>
        </w:rPr>
        <w:t xml:space="preserve">, T. S. Keshava Prasad, Ralph H. </w:t>
      </w:r>
      <w:proofErr w:type="spellStart"/>
      <w:r w:rsidRPr="007E7DAB">
        <w:rPr>
          <w:lang w:val="en-US"/>
        </w:rPr>
        <w:t>Hruban</w:t>
      </w:r>
      <w:proofErr w:type="spellEnd"/>
      <w:r w:rsidRPr="007E7DAB">
        <w:rPr>
          <w:lang w:val="en-US"/>
        </w:rPr>
        <w:t xml:space="preserve">, Candace L. Kerr, Gary D. Bader, Christine A. </w:t>
      </w:r>
      <w:proofErr w:type="spellStart"/>
      <w:r w:rsidRPr="007E7DAB">
        <w:rPr>
          <w:lang w:val="en-US"/>
        </w:rPr>
        <w:t>Iacobuzio</w:t>
      </w:r>
      <w:proofErr w:type="spellEnd"/>
      <w:r w:rsidRPr="007E7DAB">
        <w:rPr>
          <w:lang w:val="en-US"/>
        </w:rPr>
        <w:t xml:space="preserve">-Donahue, Harsha Gowda, and Akhilesh Pandey. A draft map of the human proteome. </w:t>
      </w:r>
      <w:r w:rsidRPr="007E7DAB">
        <w:rPr>
          <w:i/>
          <w:lang w:val="en-US"/>
        </w:rPr>
        <w:t>Nature</w:t>
      </w:r>
      <w:r w:rsidRPr="007E7DAB">
        <w:rPr>
          <w:lang w:val="en-US"/>
        </w:rPr>
        <w:t xml:space="preserve">, 509(7502):575–581, May 2014. </w:t>
      </w:r>
      <w:proofErr w:type="spellStart"/>
      <w:r w:rsidRPr="007E7DAB">
        <w:rPr>
          <w:lang w:val="en-US"/>
        </w:rPr>
        <w:t>doi</w:t>
      </w:r>
      <w:proofErr w:type="spellEnd"/>
      <w:r w:rsidRPr="007E7DAB">
        <w:rPr>
          <w:lang w:val="en-US"/>
        </w:rPr>
        <w:t xml:space="preserve">: 10.1038/nature13302. </w:t>
      </w:r>
      <w:r>
        <w:t xml:space="preserve">URL </w:t>
      </w:r>
      <w:r>
        <w:fldChar w:fldCharType="begin"/>
      </w:r>
      <w:r>
        <w:instrText xml:space="preserve"> HYPERLINK "https://doi.org/10.1038/nature13302" \h </w:instrText>
      </w:r>
      <w:r>
        <w:fldChar w:fldCharType="separate"/>
      </w:r>
      <w:r>
        <w:rPr>
          <w:rFonts w:ascii="Calibri" w:eastAsia="Calibri" w:hAnsi="Calibri" w:cs="Calibri"/>
        </w:rPr>
        <w:t>https://doi.org/10.1038/nature13302</w:t>
      </w:r>
      <w:r>
        <w:rPr>
          <w:rFonts w:ascii="Calibri" w:eastAsia="Calibri" w:hAnsi="Calibri" w:cs="Calibri"/>
        </w:rPr>
        <w:fldChar w:fldCharType="end"/>
      </w:r>
      <w:hyperlink r:id="rId168">
        <w:r>
          <w:t>.</w:t>
        </w:r>
      </w:hyperlink>
    </w:p>
    <w:p w14:paraId="52A7AC4E" w14:textId="77777777" w:rsidR="00233BB4" w:rsidRDefault="008D08FB">
      <w:pPr>
        <w:numPr>
          <w:ilvl w:val="0"/>
          <w:numId w:val="3"/>
        </w:numPr>
        <w:spacing w:after="197"/>
        <w:ind w:hanging="481"/>
      </w:pPr>
      <w:r w:rsidRPr="007E7DAB">
        <w:rPr>
          <w:lang w:val="en-US"/>
        </w:rPr>
        <w:t xml:space="preserve">Roger E. Moore, Mary K. Young, and Terry D. Lee. </w:t>
      </w:r>
      <w:proofErr w:type="spellStart"/>
      <w:r w:rsidRPr="007E7DAB">
        <w:rPr>
          <w:lang w:val="en-US"/>
        </w:rPr>
        <w:t>Qscore</w:t>
      </w:r>
      <w:proofErr w:type="spellEnd"/>
      <w:r w:rsidRPr="007E7DAB">
        <w:rPr>
          <w:lang w:val="en-US"/>
        </w:rPr>
        <w:t xml:space="preserve">: An algorithm for evaluating SEQUEST database search results. </w:t>
      </w:r>
      <w:r w:rsidRPr="007E7DAB">
        <w:rPr>
          <w:i/>
          <w:lang w:val="en-US"/>
        </w:rPr>
        <w:t>Journal of the American Society for Mass Spectrometry</w:t>
      </w:r>
      <w:r w:rsidRPr="007E7DAB">
        <w:rPr>
          <w:lang w:val="en-US"/>
        </w:rPr>
        <w:t xml:space="preserve">, 13(4):378–386, April 2002. </w:t>
      </w:r>
      <w:proofErr w:type="spellStart"/>
      <w:r w:rsidRPr="007E7DAB">
        <w:rPr>
          <w:lang w:val="en-US"/>
        </w:rPr>
        <w:t>doi</w:t>
      </w:r>
      <w:proofErr w:type="spellEnd"/>
      <w:r w:rsidRPr="007E7DAB">
        <w:rPr>
          <w:lang w:val="en-US"/>
        </w:rPr>
        <w:t xml:space="preserve">: </w:t>
      </w:r>
      <w:r w:rsidRPr="007E7DAB">
        <w:rPr>
          <w:lang w:val="en-US"/>
        </w:rPr>
        <w:lastRenderedPageBreak/>
        <w:t xml:space="preserve">10.1016/s1044-0305(02)00352-5. </w:t>
      </w:r>
      <w:r>
        <w:t xml:space="preserve">URL </w:t>
      </w:r>
      <w:r>
        <w:fldChar w:fldCharType="begin"/>
      </w:r>
      <w:r>
        <w:instrText xml:space="preserve"> HYPERLINK "https://doi.org/10.1016/s1044-0305(02)00352-5" \h </w:instrText>
      </w:r>
      <w:r>
        <w:fldChar w:fldCharType="separate"/>
      </w:r>
      <w:r>
        <w:rPr>
          <w:rFonts w:ascii="Calibri" w:eastAsia="Calibri" w:hAnsi="Calibri" w:cs="Calibri"/>
        </w:rPr>
        <w:t xml:space="preserve">https://doi.org/10.1016/ </w:t>
      </w:r>
      <w:r>
        <w:rPr>
          <w:rFonts w:ascii="Calibri" w:eastAsia="Calibri" w:hAnsi="Calibri" w:cs="Calibri"/>
        </w:rPr>
        <w:fldChar w:fldCharType="end"/>
      </w:r>
      <w:hyperlink r:id="rId169">
        <w:r>
          <w:rPr>
            <w:rFonts w:ascii="Calibri" w:eastAsia="Calibri" w:hAnsi="Calibri" w:cs="Calibri"/>
          </w:rPr>
          <w:t>s1044-0305(02)00352-5</w:t>
        </w:r>
      </w:hyperlink>
      <w:hyperlink r:id="rId170">
        <w:r>
          <w:t>.</w:t>
        </w:r>
      </w:hyperlink>
    </w:p>
    <w:p w14:paraId="058A1876" w14:textId="77777777" w:rsidR="00233BB4" w:rsidRDefault="008D08FB">
      <w:pPr>
        <w:numPr>
          <w:ilvl w:val="0"/>
          <w:numId w:val="3"/>
        </w:numPr>
        <w:spacing w:after="433"/>
        <w:ind w:hanging="481"/>
      </w:pPr>
      <w:proofErr w:type="spellStart"/>
      <w:r w:rsidRPr="007E7DAB">
        <w:rPr>
          <w:lang w:val="en-US"/>
        </w:rPr>
        <w:t>Junmin</w:t>
      </w:r>
      <w:proofErr w:type="spellEnd"/>
      <w:r w:rsidRPr="007E7DAB">
        <w:rPr>
          <w:lang w:val="en-US"/>
        </w:rPr>
        <w:t xml:space="preserve"> Peng, Joshua E. Elias, Carson C. </w:t>
      </w:r>
      <w:proofErr w:type="spellStart"/>
      <w:r w:rsidRPr="007E7DAB">
        <w:rPr>
          <w:lang w:val="en-US"/>
        </w:rPr>
        <w:t>Thoreen</w:t>
      </w:r>
      <w:proofErr w:type="spellEnd"/>
      <w:r w:rsidRPr="007E7DAB">
        <w:rPr>
          <w:lang w:val="en-US"/>
        </w:rPr>
        <w:t xml:space="preserve">, Larry J. </w:t>
      </w:r>
      <w:proofErr w:type="spellStart"/>
      <w:r w:rsidRPr="007E7DAB">
        <w:rPr>
          <w:lang w:val="en-US"/>
        </w:rPr>
        <w:t>Licklider</w:t>
      </w:r>
      <w:proofErr w:type="spellEnd"/>
      <w:r w:rsidRPr="007E7DAB">
        <w:rPr>
          <w:lang w:val="en-US"/>
        </w:rPr>
        <w:t xml:space="preserve">, and Steven P. </w:t>
      </w:r>
      <w:proofErr w:type="spellStart"/>
      <w:r w:rsidRPr="007E7DAB">
        <w:rPr>
          <w:lang w:val="en-US"/>
        </w:rPr>
        <w:t>Gygi</w:t>
      </w:r>
      <w:proofErr w:type="spellEnd"/>
      <w:r w:rsidRPr="007E7DAB">
        <w:rPr>
          <w:lang w:val="en-US"/>
        </w:rPr>
        <w:t xml:space="preserve">. </w:t>
      </w:r>
      <w:r>
        <w:t xml:space="preserve">Evaluation of multidimensional chromatography coupled </w:t>
      </w:r>
      <w:r>
        <w:rPr>
          <w:rFonts w:ascii="Calibri" w:eastAsia="Calibri" w:hAnsi="Calibri" w:cs="Calibri"/>
          <w:i/>
        </w:rPr>
        <w:t>BIBLIOGRAPHY</w:t>
      </w:r>
      <w:r>
        <w:rPr>
          <w:rFonts w:ascii="Calibri" w:eastAsia="Calibri" w:hAnsi="Calibri" w:cs="Calibri"/>
          <w:i/>
        </w:rPr>
        <w:tab/>
      </w:r>
      <w:r>
        <w:t>33</w:t>
      </w:r>
    </w:p>
    <w:p w14:paraId="1DD91E77" w14:textId="77777777" w:rsidR="00233BB4" w:rsidRDefault="008D08FB">
      <w:pPr>
        <w:spacing w:after="203"/>
        <w:ind w:left="491"/>
      </w:pPr>
      <w:r w:rsidRPr="007E7DAB">
        <w:rPr>
          <w:lang w:val="en-US"/>
        </w:rPr>
        <w:t xml:space="preserve">with tandem mass spectrometry (LC/LC-MS/MS) for large-scale protein analysis: the yeast proteome. </w:t>
      </w:r>
      <w:r w:rsidRPr="007E7DAB">
        <w:rPr>
          <w:i/>
          <w:lang w:val="en-US"/>
        </w:rPr>
        <w:t>Journal of Proteome Research</w:t>
      </w:r>
      <w:r w:rsidRPr="007E7DAB">
        <w:rPr>
          <w:lang w:val="en-US"/>
        </w:rPr>
        <w:t xml:space="preserve">, 2(1):43– 50, February 2003. </w:t>
      </w:r>
      <w:proofErr w:type="spellStart"/>
      <w:r w:rsidRPr="007E7DAB">
        <w:rPr>
          <w:lang w:val="en-US"/>
        </w:rPr>
        <w:t>doi</w:t>
      </w:r>
      <w:proofErr w:type="spellEnd"/>
      <w:r w:rsidRPr="007E7DAB">
        <w:rPr>
          <w:lang w:val="en-US"/>
        </w:rPr>
        <w:t xml:space="preserve">: 10.1021/pr025556v. URL </w:t>
      </w:r>
      <w:hyperlink r:id="rId171">
        <w:r w:rsidRPr="007E7DAB">
          <w:rPr>
            <w:rFonts w:ascii="Calibri" w:eastAsia="Calibri" w:hAnsi="Calibri" w:cs="Calibri"/>
            <w:lang w:val="en-US"/>
          </w:rPr>
          <w:t xml:space="preserve">https://doi.org/10. </w:t>
        </w:r>
      </w:hyperlink>
      <w:hyperlink r:id="rId172">
        <w:r>
          <w:rPr>
            <w:rFonts w:ascii="Calibri" w:eastAsia="Calibri" w:hAnsi="Calibri" w:cs="Calibri"/>
          </w:rPr>
          <w:t>1021/pr025556v</w:t>
        </w:r>
      </w:hyperlink>
      <w:hyperlink r:id="rId173">
        <w:r>
          <w:t>.</w:t>
        </w:r>
      </w:hyperlink>
    </w:p>
    <w:p w14:paraId="2D728C87" w14:textId="77777777" w:rsidR="00233BB4" w:rsidRPr="006475E1" w:rsidRDefault="008D08FB">
      <w:pPr>
        <w:numPr>
          <w:ilvl w:val="0"/>
          <w:numId w:val="3"/>
        </w:numPr>
        <w:spacing w:after="211"/>
        <w:ind w:hanging="481"/>
        <w:rPr>
          <w:lang w:val="en-US"/>
          <w:rPrChange w:id="224" w:author="Timo Sachsenberg" w:date="2020-08-10T14:42:00Z">
            <w:rPr/>
          </w:rPrChange>
        </w:rPr>
      </w:pPr>
      <w:r w:rsidRPr="007E7DAB">
        <w:rPr>
          <w:lang w:val="en-US"/>
        </w:rPr>
        <w:t xml:space="preserve">Timo Sachsenberg. Computational methods for mass spectrometry-based study of </w:t>
      </w:r>
      <w:commentRangeStart w:id="225"/>
      <w:commentRangeStart w:id="226"/>
      <w:r w:rsidRPr="007E7DAB">
        <w:rPr>
          <w:lang w:val="en-US"/>
        </w:rPr>
        <w:t>protein-</w:t>
      </w:r>
      <w:proofErr w:type="spellStart"/>
      <w:r w:rsidRPr="007E7DAB">
        <w:rPr>
          <w:lang w:val="en-US"/>
        </w:rPr>
        <w:t>rna</w:t>
      </w:r>
      <w:proofErr w:type="spellEnd"/>
      <w:r w:rsidRPr="007E7DAB">
        <w:rPr>
          <w:lang w:val="en-US"/>
        </w:rPr>
        <w:t xml:space="preserve"> or protein-</w:t>
      </w:r>
      <w:proofErr w:type="spellStart"/>
      <w:r w:rsidRPr="007E7DAB">
        <w:rPr>
          <w:lang w:val="en-US"/>
        </w:rPr>
        <w:t>dna</w:t>
      </w:r>
      <w:proofErr w:type="spellEnd"/>
      <w:r w:rsidRPr="007E7DAB">
        <w:rPr>
          <w:lang w:val="en-US"/>
        </w:rPr>
        <w:t xml:space="preserve"> </w:t>
      </w:r>
      <w:commentRangeEnd w:id="225"/>
      <w:r w:rsidR="006475E1">
        <w:rPr>
          <w:rStyle w:val="CommentReference"/>
        </w:rPr>
        <w:commentReference w:id="225"/>
      </w:r>
      <w:commentRangeEnd w:id="226"/>
      <w:r w:rsidR="006475E1">
        <w:rPr>
          <w:rStyle w:val="CommentReference"/>
        </w:rPr>
        <w:commentReference w:id="226"/>
      </w:r>
      <w:r w:rsidRPr="007E7DAB">
        <w:rPr>
          <w:lang w:val="en-US"/>
        </w:rPr>
        <w:t xml:space="preserve">complexes and quantitative </w:t>
      </w:r>
      <w:proofErr w:type="spellStart"/>
      <w:r w:rsidRPr="007E7DAB">
        <w:rPr>
          <w:lang w:val="en-US"/>
        </w:rPr>
        <w:t>metaproteomics</w:t>
      </w:r>
      <w:proofErr w:type="spellEnd"/>
      <w:r w:rsidRPr="007E7DAB">
        <w:rPr>
          <w:lang w:val="en-US"/>
        </w:rPr>
        <w:t xml:space="preserve">. </w:t>
      </w:r>
      <w:r w:rsidRPr="006475E1">
        <w:rPr>
          <w:lang w:val="en-US"/>
          <w:rPrChange w:id="227" w:author="Timo Sachsenberg" w:date="2020-08-10T14:42:00Z">
            <w:rPr/>
          </w:rPrChange>
        </w:rPr>
        <w:t xml:space="preserve">2017. URL </w:t>
      </w:r>
      <w:r>
        <w:fldChar w:fldCharType="begin"/>
      </w:r>
      <w:r w:rsidRPr="006475E1">
        <w:rPr>
          <w:lang w:val="en-US"/>
          <w:rPrChange w:id="228" w:author="Timo Sachsenberg" w:date="2020-08-10T14:42:00Z">
            <w:rPr/>
          </w:rPrChange>
        </w:rPr>
        <w:instrText xml:space="preserve"> HYPERLINK "http://hdl.handle.net/10900/83311" \h </w:instrText>
      </w:r>
      <w:r>
        <w:fldChar w:fldCharType="separate"/>
      </w:r>
      <w:r w:rsidRPr="006475E1">
        <w:rPr>
          <w:rFonts w:ascii="Calibri" w:eastAsia="Calibri" w:hAnsi="Calibri" w:cs="Calibri"/>
          <w:lang w:val="en-US"/>
          <w:rPrChange w:id="229" w:author="Timo Sachsenberg" w:date="2020-08-10T14:42:00Z">
            <w:rPr>
              <w:rFonts w:ascii="Calibri" w:eastAsia="Calibri" w:hAnsi="Calibri" w:cs="Calibri"/>
            </w:rPr>
          </w:rPrChange>
        </w:rPr>
        <w:t>http://hdl.handle.net/10900/83311</w:t>
      </w:r>
      <w:r>
        <w:rPr>
          <w:rFonts w:ascii="Calibri" w:eastAsia="Calibri" w:hAnsi="Calibri" w:cs="Calibri"/>
        </w:rPr>
        <w:fldChar w:fldCharType="end"/>
      </w:r>
      <w:r>
        <w:fldChar w:fldCharType="begin"/>
      </w:r>
      <w:r w:rsidRPr="006475E1">
        <w:rPr>
          <w:lang w:val="en-US"/>
          <w:rPrChange w:id="230" w:author="Timo Sachsenberg" w:date="2020-08-10T14:42:00Z">
            <w:rPr/>
          </w:rPrChange>
        </w:rPr>
        <w:instrText xml:space="preserve"> HYPERLINK "http://hdl.handle.net/10900/83311" \h </w:instrText>
      </w:r>
      <w:r>
        <w:fldChar w:fldCharType="separate"/>
      </w:r>
      <w:r w:rsidRPr="006475E1">
        <w:rPr>
          <w:lang w:val="en-US"/>
          <w:rPrChange w:id="231" w:author="Timo Sachsenberg" w:date="2020-08-10T14:42:00Z">
            <w:rPr/>
          </w:rPrChange>
        </w:rPr>
        <w:t>.</w:t>
      </w:r>
      <w:r>
        <w:fldChar w:fldCharType="end"/>
      </w:r>
    </w:p>
    <w:p w14:paraId="1E85F3F5" w14:textId="77777777" w:rsidR="00233BB4" w:rsidRDefault="008D08FB">
      <w:pPr>
        <w:numPr>
          <w:ilvl w:val="0"/>
          <w:numId w:val="3"/>
        </w:numPr>
        <w:ind w:hanging="481"/>
      </w:pPr>
      <w:r>
        <w:t xml:space="preserve">Mathias Wilhelm, Judith Schlegl, Hannes Hahne, Amin Moghaddas Gholami, Marcus Lieberenz, Mikhail M. Savitski, Emanuel Ziegler, Lars Butzmann, Siegfried Gessulat, Harald Marx, Toby Mathieson, Simone Lemeer, Karsten Schnatbaum, Ulf Reimer, Holger Wenschuh, Martin Mollenhauer, Julia Slotta-Huspenina, Joos-Hendrik Boese, Marcus Bantscheff, Anja Gerstmair, Franz Faerber, and Bernhard Kuster. </w:t>
      </w:r>
      <w:r w:rsidRPr="007E7DAB">
        <w:rPr>
          <w:lang w:val="en-US"/>
        </w:rPr>
        <w:t>Mass-</w:t>
      </w:r>
      <w:proofErr w:type="spellStart"/>
      <w:r w:rsidRPr="007E7DAB">
        <w:rPr>
          <w:lang w:val="en-US"/>
        </w:rPr>
        <w:t>spectrometrybased</w:t>
      </w:r>
      <w:proofErr w:type="spellEnd"/>
      <w:r w:rsidRPr="007E7DAB">
        <w:rPr>
          <w:lang w:val="en-US"/>
        </w:rPr>
        <w:t xml:space="preserve"> draft of the human proteome. </w:t>
      </w:r>
      <w:r w:rsidRPr="007E7DAB">
        <w:rPr>
          <w:i/>
          <w:lang w:val="en-US"/>
        </w:rPr>
        <w:t>Nature</w:t>
      </w:r>
      <w:r w:rsidRPr="007E7DAB">
        <w:rPr>
          <w:lang w:val="en-US"/>
        </w:rPr>
        <w:t xml:space="preserve">, 509(7502):582–587, May 2014. </w:t>
      </w:r>
      <w:proofErr w:type="spellStart"/>
      <w:r w:rsidRPr="007E7DAB">
        <w:rPr>
          <w:lang w:val="en-US"/>
        </w:rPr>
        <w:t>doi</w:t>
      </w:r>
      <w:proofErr w:type="spellEnd"/>
      <w:r w:rsidRPr="007E7DAB">
        <w:rPr>
          <w:lang w:val="en-US"/>
        </w:rPr>
        <w:t xml:space="preserve">: 10.1038/nature13319. </w:t>
      </w:r>
      <w:r>
        <w:t xml:space="preserve">URL </w:t>
      </w:r>
      <w:hyperlink r:id="rId174">
        <w:r>
          <w:rPr>
            <w:rFonts w:ascii="Calibri" w:eastAsia="Calibri" w:hAnsi="Calibri" w:cs="Calibri"/>
          </w:rPr>
          <w:t xml:space="preserve">https://doi.org/10.1038/ </w:t>
        </w:r>
      </w:hyperlink>
      <w:hyperlink r:id="rId175">
        <w:r>
          <w:rPr>
            <w:rFonts w:ascii="Calibri" w:eastAsia="Calibri" w:hAnsi="Calibri" w:cs="Calibri"/>
          </w:rPr>
          <w:t>nature13319</w:t>
        </w:r>
      </w:hyperlink>
      <w:hyperlink r:id="rId176">
        <w:r>
          <w:t>.</w:t>
        </w:r>
      </w:hyperlink>
      <w:r>
        <w:br w:type="page"/>
      </w:r>
    </w:p>
    <w:p w14:paraId="13ECBA79" w14:textId="77777777" w:rsidR="00233BB4" w:rsidRDefault="008D08FB">
      <w:pPr>
        <w:tabs>
          <w:tab w:val="right" w:pos="7937"/>
        </w:tabs>
        <w:spacing w:after="152" w:line="265" w:lineRule="auto"/>
        <w:ind w:left="-15" w:firstLine="0"/>
        <w:jc w:val="left"/>
      </w:pPr>
      <w:r>
        <w:lastRenderedPageBreak/>
        <w:t>34</w:t>
      </w:r>
      <w:r>
        <w:tab/>
      </w:r>
      <w:r>
        <w:rPr>
          <w:rFonts w:ascii="Calibri" w:eastAsia="Calibri" w:hAnsi="Calibri" w:cs="Calibri"/>
          <w:i/>
        </w:rPr>
        <w:t>BIBLIOGRAPHY</w:t>
      </w:r>
      <w:r>
        <w:br w:type="page"/>
      </w:r>
    </w:p>
    <w:p w14:paraId="7BBA7DD5" w14:textId="77777777" w:rsidR="00233BB4" w:rsidRDefault="008D08FB">
      <w:pPr>
        <w:pStyle w:val="Heading2"/>
        <w:ind w:left="-5"/>
      </w:pPr>
      <w:r>
        <w:lastRenderedPageBreak/>
        <w:t>Selbst¨andigkeitserkl¨arung</w:t>
      </w:r>
    </w:p>
    <w:p w14:paraId="3C7A5854" w14:textId="77777777" w:rsidR="00233BB4" w:rsidRDefault="008D08FB">
      <w:pPr>
        <w:spacing w:after="1771"/>
        <w:ind w:left="-5"/>
      </w:pPr>
      <w:r>
        <w:t>Hiermit versichere ich, dass ich die vorliegende Bachelorarbeit selbsta¨ndig und nur mit den angegebenen Hilfsmitteln angefertigt habe und dass alle Stellen, die dem Wortlaut oder dem Sinne nach anderen Werken entnommen sind, durch Angaben von Quellen als Entlehnung kenntlich gemacht worden sind. Diese Bachelorarbeit wurde in gleicher oder a¨hnlicher Form in keinem anderen Studiengang als Pru¨fungsleistung vorgelegt.</w:t>
      </w:r>
    </w:p>
    <w:p w14:paraId="3C9B6369" w14:textId="77777777" w:rsidR="00233BB4" w:rsidRDefault="008D08FB">
      <w:pPr>
        <w:tabs>
          <w:tab w:val="center" w:pos="961"/>
          <w:tab w:val="right" w:pos="7937"/>
        </w:tabs>
        <w:spacing w:after="159" w:line="265" w:lineRule="auto"/>
        <w:ind w:left="0" w:firstLine="0"/>
        <w:jc w:val="left"/>
      </w:pPr>
      <w:r>
        <w:rPr>
          <w:rFonts w:ascii="Calibri" w:eastAsia="Calibri" w:hAnsi="Calibri" w:cs="Calibri"/>
          <w:sz w:val="22"/>
        </w:rPr>
        <w:tab/>
      </w:r>
      <w:r>
        <w:t>Ort, Datum</w:t>
      </w:r>
      <w:r>
        <w:tab/>
        <w:t>Unterschrift</w:t>
      </w:r>
    </w:p>
    <w:sectPr w:rsidR="00233BB4">
      <w:headerReference w:type="even" r:id="rId177"/>
      <w:headerReference w:type="default" r:id="rId178"/>
      <w:footerReference w:type="even" r:id="rId179"/>
      <w:footerReference w:type="default" r:id="rId180"/>
      <w:headerReference w:type="first" r:id="rId181"/>
      <w:footerReference w:type="first" r:id="rId182"/>
      <w:pgSz w:w="11906" w:h="16838"/>
      <w:pgMar w:top="1513" w:right="1961" w:bottom="2142" w:left="2007"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imo Sachsenberg" w:date="2020-08-10T11:16:00Z" w:initials="TS">
    <w:p w14:paraId="1C7D62C7" w14:textId="42B6DEB3" w:rsidR="008D08FB" w:rsidRDefault="008D08FB">
      <w:pPr>
        <w:pStyle w:val="CommentText"/>
      </w:pPr>
      <w:r>
        <w:t xml:space="preserve">Großbuchstaben </w:t>
      </w:r>
      <w:r>
        <w:rPr>
          <w:rStyle w:val="CommentReference"/>
        </w:rPr>
        <w:annotationRef/>
      </w:r>
      <w:r>
        <w:rPr>
          <w:rStyle w:val="CommentReference"/>
        </w:rPr>
        <w:t>ausser Bindewörter?</w:t>
      </w:r>
    </w:p>
  </w:comment>
  <w:comment w:id="1" w:author="Timo Sachsenberg" w:date="2020-08-10T11:16:00Z" w:initials="TS">
    <w:p w14:paraId="6434C251" w14:textId="570F79F6" w:rsidR="008D08FB" w:rsidRDefault="008D08FB">
      <w:pPr>
        <w:pStyle w:val="CommentText"/>
      </w:pPr>
      <w:r>
        <w:rPr>
          <w:rStyle w:val="CommentReference"/>
        </w:rPr>
        <w:annotationRef/>
      </w:r>
    </w:p>
  </w:comment>
  <w:comment w:id="8" w:author="Timo Sachsenberg" w:date="2020-08-10T12:03:00Z" w:initials="TS">
    <w:p w14:paraId="6370245F" w14:textId="1FB1B800" w:rsidR="008D08FB" w:rsidRPr="00DE15E7" w:rsidRDefault="008D08FB">
      <w:pPr>
        <w:pStyle w:val="CommentText"/>
        <w:rPr>
          <w:lang w:val="en-US"/>
        </w:rPr>
      </w:pPr>
      <w:r>
        <w:rPr>
          <w:rStyle w:val="CommentReference"/>
        </w:rPr>
        <w:annotationRef/>
      </w:r>
      <w:r w:rsidRPr="00DE15E7">
        <w:rPr>
          <w:lang w:val="en-US"/>
        </w:rPr>
        <w:t>Maybe one</w:t>
      </w:r>
      <w:r>
        <w:rPr>
          <w:lang w:val="en-US"/>
        </w:rPr>
        <w:t xml:space="preserve">, </w:t>
      </w:r>
      <w:proofErr w:type="spellStart"/>
      <w:r>
        <w:rPr>
          <w:lang w:val="en-US"/>
        </w:rPr>
        <w:t>geric</w:t>
      </w:r>
      <w:proofErr w:type="spellEnd"/>
      <w:r w:rsidRPr="00DE15E7">
        <w:rPr>
          <w:lang w:val="en-US"/>
        </w:rPr>
        <w:t xml:space="preserve"> sentence how much i</w:t>
      </w:r>
      <w:r>
        <w:rPr>
          <w:lang w:val="en-US"/>
        </w:rPr>
        <w:t>t improves (e.g., “compared to the original Percolator implementation we are able to increase the number of identified cross-links by X %”</w:t>
      </w:r>
    </w:p>
  </w:comment>
  <w:comment w:id="9" w:author="Timo Sachsenberg" w:date="2020-08-10T12:04:00Z" w:initials="TS">
    <w:p w14:paraId="7FECA313" w14:textId="34391041" w:rsidR="008D08FB" w:rsidRDefault="008D08FB">
      <w:pPr>
        <w:pStyle w:val="CommentText"/>
      </w:pPr>
      <w:r>
        <w:rPr>
          <w:rStyle w:val="CommentReference"/>
        </w:rPr>
        <w:annotationRef/>
      </w:r>
    </w:p>
  </w:comment>
  <w:comment w:id="14" w:author="Timo Sachsenberg" w:date="2020-08-10T12:05:00Z" w:initials="TS">
    <w:p w14:paraId="2B981C75" w14:textId="44F2A6B5" w:rsidR="008D08FB" w:rsidRDefault="008D08FB">
      <w:pPr>
        <w:pStyle w:val="CommentText"/>
      </w:pPr>
      <w:r>
        <w:rPr>
          <w:rStyle w:val="CommentReference"/>
        </w:rPr>
        <w:annotationRef/>
      </w:r>
      <w:r>
        <w:t>Richtig ist „of“</w:t>
      </w:r>
    </w:p>
  </w:comment>
  <w:comment w:id="15" w:author="Timo Sachsenberg" w:date="2020-08-10T12:06:00Z" w:initials="TS">
    <w:p w14:paraId="2BF23DEE" w14:textId="073E9494" w:rsidR="008D08FB" w:rsidRDefault="008D08FB">
      <w:pPr>
        <w:pStyle w:val="CommentText"/>
      </w:pPr>
      <w:r>
        <w:rPr>
          <w:rStyle w:val="CommentReference"/>
        </w:rPr>
        <w:annotationRef/>
      </w:r>
    </w:p>
  </w:comment>
  <w:comment w:id="34" w:author="Timo Sachsenberg" w:date="2020-08-10T12:06:00Z" w:initials="TS">
    <w:p w14:paraId="74F08AE4" w14:textId="4B0D51E7" w:rsidR="008D08FB" w:rsidRDefault="008D08FB">
      <w:pPr>
        <w:pStyle w:val="CommentText"/>
      </w:pPr>
      <w:r>
        <w:rPr>
          <w:rStyle w:val="CommentReference"/>
        </w:rPr>
        <w:annotationRef/>
      </w:r>
    </w:p>
  </w:comment>
  <w:comment w:id="35" w:author="Timo Sachsenberg" w:date="2020-08-10T12:06:00Z" w:initials="TS">
    <w:p w14:paraId="590BD52C" w14:textId="784C9CAB" w:rsidR="008D08FB" w:rsidRPr="00DE15E7" w:rsidRDefault="008D08FB">
      <w:pPr>
        <w:pStyle w:val="CommentText"/>
        <w:rPr>
          <w:lang w:val="en-US"/>
        </w:rPr>
      </w:pPr>
      <w:r>
        <w:rPr>
          <w:rStyle w:val="CommentReference"/>
        </w:rPr>
        <w:annotationRef/>
      </w:r>
      <w:r w:rsidRPr="00DE15E7">
        <w:rPr>
          <w:lang w:val="en-US"/>
        </w:rPr>
        <w:t xml:space="preserve">Better word for procedure. The </w:t>
      </w:r>
      <w:r>
        <w:rPr>
          <w:lang w:val="en-US"/>
        </w:rPr>
        <w:t>Percolator algorithm.</w:t>
      </w:r>
    </w:p>
  </w:comment>
  <w:comment w:id="36" w:author="Timo Sachsenberg" w:date="2020-08-10T12:07:00Z" w:initials="TS">
    <w:p w14:paraId="2E2352B2" w14:textId="1C2832D6" w:rsidR="008D08FB" w:rsidRDefault="008D08FB">
      <w:pPr>
        <w:pStyle w:val="CommentText"/>
      </w:pPr>
      <w:r>
        <w:rPr>
          <w:rStyle w:val="CommentReference"/>
        </w:rPr>
        <w:annotationRef/>
      </w:r>
    </w:p>
  </w:comment>
  <w:comment w:id="37" w:author="Timo Sachsenberg" w:date="2020-08-10T12:07:00Z" w:initials="TS">
    <w:p w14:paraId="5C4C2886" w14:textId="135C6103" w:rsidR="008D08FB" w:rsidRDefault="008D08FB" w:rsidP="00DE15E7">
      <w:pPr>
        <w:pStyle w:val="CommentText"/>
        <w:ind w:left="0" w:firstLine="0"/>
      </w:pPr>
      <w:r>
        <w:rPr>
          <w:rStyle w:val="CommentReference"/>
        </w:rPr>
        <w:annotationRef/>
      </w:r>
      <w:r>
        <w:t>Procedure doesn’t fit here</w:t>
      </w:r>
    </w:p>
  </w:comment>
  <w:comment w:id="44" w:author="Timo Sachsenberg" w:date="2020-08-10T12:08:00Z" w:initials="TS">
    <w:p w14:paraId="7723C452" w14:textId="719CC474" w:rsidR="008D08FB" w:rsidRPr="00467D66" w:rsidRDefault="008D08FB">
      <w:pPr>
        <w:pStyle w:val="CommentText"/>
        <w:rPr>
          <w:lang w:val="en-US"/>
        </w:rPr>
      </w:pPr>
      <w:r w:rsidRPr="00467D66">
        <w:rPr>
          <w:lang w:val="en-US"/>
        </w:rPr>
        <w:t>Less results: better s</w:t>
      </w:r>
      <w:r>
        <w:rPr>
          <w:lang w:val="en-US"/>
        </w:rPr>
        <w:t xml:space="preserve">omething like: </w:t>
      </w:r>
      <w:r>
        <w:rPr>
          <w:rStyle w:val="CommentReference"/>
        </w:rPr>
        <w:annotationRef/>
      </w:r>
      <w:r w:rsidRPr="00467D66">
        <w:rPr>
          <w:lang w:val="en-US"/>
        </w:rPr>
        <w:t>Effect of imputation on model performance.</w:t>
      </w:r>
    </w:p>
  </w:comment>
  <w:comment w:id="45" w:author="Timo Sachsenberg" w:date="2020-08-10T12:08:00Z" w:initials="TS">
    <w:p w14:paraId="26298E07" w14:textId="233A6DFF" w:rsidR="008D08FB" w:rsidRDefault="008D08FB">
      <w:pPr>
        <w:pStyle w:val="CommentText"/>
      </w:pPr>
      <w:r>
        <w:rPr>
          <w:rStyle w:val="CommentReference"/>
        </w:rPr>
        <w:annotationRef/>
      </w:r>
    </w:p>
  </w:comment>
  <w:comment w:id="46" w:author="Timo Sachsenberg" w:date="2020-08-10T12:08:00Z" w:initials="TS">
    <w:p w14:paraId="139AA61B" w14:textId="3FAE1563" w:rsidR="008D08FB" w:rsidRDefault="008D08FB" w:rsidP="00467D66">
      <w:pPr>
        <w:pStyle w:val="CommentText"/>
        <w:ind w:left="0" w:firstLine="0"/>
      </w:pPr>
      <w:r>
        <w:rPr>
          <w:rStyle w:val="CommentReference"/>
        </w:rPr>
        <w:annotationRef/>
      </w:r>
    </w:p>
  </w:comment>
  <w:comment w:id="47" w:author="Timo Sachsenberg" w:date="2020-08-10T12:15:00Z" w:initials="TS">
    <w:p w14:paraId="489A4866" w14:textId="7460B7F4" w:rsidR="008D08FB" w:rsidRPr="008D08FB" w:rsidRDefault="008D08FB">
      <w:pPr>
        <w:pStyle w:val="CommentText"/>
        <w:rPr>
          <w:lang w:val="en-US"/>
        </w:rPr>
      </w:pPr>
      <w:r>
        <w:rPr>
          <w:rStyle w:val="CommentReference"/>
        </w:rPr>
        <w:annotationRef/>
      </w:r>
      <w:r w:rsidRPr="008D08FB">
        <w:rPr>
          <w:lang w:val="en-US"/>
        </w:rPr>
        <w:t>Maybe better style: Researching the human body has provided many medial advancements by revealing unknown facts and connections.</w:t>
      </w:r>
    </w:p>
  </w:comment>
  <w:comment w:id="48" w:author="Timo Sachsenberg" w:date="2020-08-10T12:16:00Z" w:initials="TS">
    <w:p w14:paraId="3D7E03FA" w14:textId="266B5CDF" w:rsidR="008D08FB" w:rsidRDefault="008D08FB">
      <w:pPr>
        <w:pStyle w:val="CommentText"/>
      </w:pPr>
      <w:r>
        <w:rPr>
          <w:rStyle w:val="CommentReference"/>
        </w:rPr>
        <w:annotationRef/>
      </w:r>
    </w:p>
  </w:comment>
  <w:comment w:id="49" w:author="Timo Sachsenberg" w:date="2020-08-10T12:14:00Z" w:initials="TS">
    <w:p w14:paraId="43ABCED2" w14:textId="3AAE97B7" w:rsidR="008D08FB" w:rsidRPr="008D08FB" w:rsidRDefault="008D08FB">
      <w:pPr>
        <w:pStyle w:val="CommentText"/>
        <w:rPr>
          <w:lang w:val="en-US"/>
        </w:rPr>
      </w:pPr>
      <w:r>
        <w:rPr>
          <w:rStyle w:val="CommentReference"/>
        </w:rPr>
        <w:annotationRef/>
      </w:r>
      <w:r w:rsidRPr="008D08FB">
        <w:rPr>
          <w:rStyle w:val="CommentReference"/>
          <w:lang w:val="en-US"/>
        </w:rPr>
        <w:t>p</w:t>
      </w:r>
      <w:r w:rsidRPr="008D08FB">
        <w:rPr>
          <w:lang w:val="en-US"/>
        </w:rPr>
        <w:t xml:space="preserve">henomena </w:t>
      </w:r>
      <w:proofErr w:type="spellStart"/>
      <w:r w:rsidRPr="008D08FB">
        <w:rPr>
          <w:lang w:val="en-US"/>
        </w:rPr>
        <w:t>ist</w:t>
      </w:r>
      <w:proofErr w:type="spellEnd"/>
      <w:r w:rsidRPr="008D08FB">
        <w:rPr>
          <w:lang w:val="en-US"/>
        </w:rPr>
        <w:t xml:space="preserve"> Plural</w:t>
      </w:r>
    </w:p>
  </w:comment>
  <w:comment w:id="50" w:author="Timo Sachsenberg" w:date="2020-08-10T12:14:00Z" w:initials="TS">
    <w:p w14:paraId="56FF2298" w14:textId="14DEF644" w:rsidR="008D08FB" w:rsidRDefault="008D08FB">
      <w:pPr>
        <w:pStyle w:val="CommentText"/>
      </w:pPr>
      <w:r>
        <w:rPr>
          <w:rStyle w:val="CommentReference"/>
        </w:rPr>
        <w:annotationRef/>
      </w:r>
    </w:p>
  </w:comment>
  <w:comment w:id="51" w:author="Timo Sachsenberg" w:date="2020-08-10T12:19:00Z" w:initials="TS">
    <w:p w14:paraId="7FD6A2B0" w14:textId="74478698" w:rsidR="008D08FB" w:rsidRDefault="008D08FB">
      <w:pPr>
        <w:pStyle w:val="CommentText"/>
      </w:pPr>
      <w:r>
        <w:rPr>
          <w:rStyle w:val="CommentReference"/>
        </w:rPr>
        <w:annotationRef/>
      </w:r>
      <w:r>
        <w:t>Abkürzung ausschreiben und in Klammern dahiner</w:t>
      </w:r>
    </w:p>
  </w:comment>
  <w:comment w:id="52" w:author="Timo Sachsenberg" w:date="2020-08-10T12:19:00Z" w:initials="TS">
    <w:p w14:paraId="770374AB" w14:textId="5A9FC346" w:rsidR="008D08FB" w:rsidRDefault="008D08FB">
      <w:pPr>
        <w:pStyle w:val="CommentText"/>
      </w:pPr>
      <w:r>
        <w:rPr>
          <w:rStyle w:val="CommentReference"/>
        </w:rPr>
        <w:annotationRef/>
      </w:r>
    </w:p>
  </w:comment>
  <w:comment w:id="53" w:author="Timo Sachsenberg" w:date="2020-08-10T12:20:00Z" w:initials="TS">
    <w:p w14:paraId="3E1337B6" w14:textId="6F0899B1" w:rsidR="008D08FB" w:rsidRPr="008D08FB" w:rsidRDefault="008D08FB" w:rsidP="008D08FB">
      <w:pPr>
        <w:pStyle w:val="CommentText"/>
        <w:ind w:left="0" w:firstLine="0"/>
        <w:rPr>
          <w:lang w:val="en-US"/>
        </w:rPr>
      </w:pPr>
      <w:r>
        <w:rPr>
          <w:rStyle w:val="CommentReference"/>
        </w:rPr>
        <w:annotationRef/>
      </w:r>
      <w:r w:rsidRPr="008D08FB">
        <w:rPr>
          <w:lang w:val="en-US"/>
        </w:rPr>
        <w:t>Maybe add post-scoring algorithm o</w:t>
      </w:r>
      <w:r>
        <w:rPr>
          <w:lang w:val="en-US"/>
        </w:rPr>
        <w:t>r score calibration algorithm</w:t>
      </w:r>
    </w:p>
  </w:comment>
  <w:comment w:id="54" w:author="Timo Sachsenberg" w:date="2020-08-10T12:20:00Z" w:initials="TS">
    <w:p w14:paraId="37FCFF55" w14:textId="7FDC263C" w:rsidR="008D08FB" w:rsidRDefault="008D08FB">
      <w:pPr>
        <w:pStyle w:val="CommentText"/>
      </w:pPr>
      <w:r>
        <w:rPr>
          <w:rStyle w:val="CommentReference"/>
        </w:rPr>
        <w:annotationRef/>
      </w:r>
    </w:p>
  </w:comment>
  <w:comment w:id="55" w:author="Timo Sachsenberg" w:date="2020-08-10T12:21:00Z" w:initials="TS">
    <w:p w14:paraId="3BB3BB24" w14:textId="5783F7A5" w:rsidR="008D08FB" w:rsidRDefault="008D08FB">
      <w:pPr>
        <w:pStyle w:val="CommentText"/>
      </w:pPr>
      <w:r>
        <w:rPr>
          <w:rStyle w:val="CommentReference"/>
        </w:rPr>
        <w:annotationRef/>
      </w:r>
      <w:r>
        <w:t>holprig</w:t>
      </w:r>
    </w:p>
  </w:comment>
  <w:comment w:id="56" w:author="Timo Sachsenberg" w:date="2020-08-10T12:21:00Z" w:initials="TS">
    <w:p w14:paraId="7CC0657B" w14:textId="7C021924" w:rsidR="008D08FB" w:rsidRDefault="008D08FB">
      <w:pPr>
        <w:pStyle w:val="CommentText"/>
      </w:pPr>
      <w:r>
        <w:rPr>
          <w:rStyle w:val="CommentReference"/>
        </w:rPr>
        <w:annotationRef/>
      </w:r>
    </w:p>
  </w:comment>
  <w:comment w:id="59" w:author="Timo Sachsenberg" w:date="2020-08-10T12:22:00Z" w:initials="TS">
    <w:p w14:paraId="42DD7A13" w14:textId="0B2006BA" w:rsidR="008D08FB" w:rsidRPr="008D08FB" w:rsidRDefault="008D08FB">
      <w:pPr>
        <w:pStyle w:val="CommentText"/>
        <w:rPr>
          <w:lang w:val="en-US"/>
        </w:rPr>
      </w:pPr>
      <w:r>
        <w:rPr>
          <w:rStyle w:val="CommentReference"/>
        </w:rPr>
        <w:annotationRef/>
      </w:r>
      <w:r>
        <w:t xml:space="preserve">evtl. Ein/Zwei Einleitungssätze damit was wzischen 1.1 und 1.1.1 steht. </w:t>
      </w:r>
      <w:r w:rsidRPr="008D08FB">
        <w:rPr>
          <w:lang w:val="en-US"/>
        </w:rPr>
        <w:t xml:space="preserve">Z.B. „We will now briefly </w:t>
      </w:r>
      <w:r>
        <w:rPr>
          <w:lang w:val="en-US"/>
        </w:rPr>
        <w:t>review</w:t>
      </w:r>
      <w:r w:rsidRPr="008D08FB">
        <w:rPr>
          <w:lang w:val="en-US"/>
        </w:rPr>
        <w:t xml:space="preserve"> the relevant biological and computational background for this thesi</w:t>
      </w:r>
      <w:r>
        <w:rPr>
          <w:lang w:val="en-US"/>
        </w:rPr>
        <w:t xml:space="preserve">s.” </w:t>
      </w:r>
    </w:p>
  </w:comment>
  <w:comment w:id="60" w:author="Timo Sachsenberg" w:date="2020-08-10T12:24:00Z" w:initials="TS">
    <w:p w14:paraId="66AEC158" w14:textId="593C3A83" w:rsidR="008D08FB" w:rsidRDefault="008D08FB">
      <w:pPr>
        <w:pStyle w:val="CommentText"/>
      </w:pPr>
      <w:r>
        <w:rPr>
          <w:rStyle w:val="CommentReference"/>
        </w:rPr>
        <w:annotationRef/>
      </w:r>
    </w:p>
  </w:comment>
  <w:comment w:id="61" w:author="Timo Sachsenberg" w:date="2020-08-10T12:24:00Z" w:initials="TS">
    <w:p w14:paraId="769DA2DB" w14:textId="42F7726C" w:rsidR="008D08FB" w:rsidRPr="004B5216" w:rsidRDefault="008D08FB">
      <w:pPr>
        <w:pStyle w:val="CommentText"/>
        <w:rPr>
          <w:lang w:val="en-US"/>
        </w:rPr>
      </w:pPr>
      <w:r>
        <w:rPr>
          <w:rStyle w:val="CommentReference"/>
        </w:rPr>
        <w:annotationRef/>
      </w:r>
      <w:r w:rsidR="004B5216" w:rsidRPr="004B5216">
        <w:rPr>
          <w:lang w:val="en-US"/>
        </w:rPr>
        <w:t>Rephrase: The hope of applying t</w:t>
      </w:r>
      <w:r w:rsidR="004B5216">
        <w:rPr>
          <w:lang w:val="en-US"/>
        </w:rPr>
        <w:t xml:space="preserve">o something like: By applying stable chemical bonds between peptides and RNA, the interaction between these two types of macromolecules can be captured in vivo. </w:t>
      </w:r>
    </w:p>
  </w:comment>
  <w:comment w:id="62" w:author="Timo Sachsenberg" w:date="2020-08-10T12:25:00Z" w:initials="TS">
    <w:p w14:paraId="29ED6F54" w14:textId="14D4B80B" w:rsidR="004B5216" w:rsidRDefault="004B5216">
      <w:pPr>
        <w:pStyle w:val="CommentText"/>
      </w:pPr>
      <w:r>
        <w:rPr>
          <w:rStyle w:val="CommentReference"/>
        </w:rPr>
        <w:annotationRef/>
      </w:r>
    </w:p>
  </w:comment>
  <w:comment w:id="65" w:author="Timo Sachsenberg" w:date="2020-08-10T12:26:00Z" w:initials="TS">
    <w:p w14:paraId="2531AFC7" w14:textId="77777777" w:rsidR="004B5216" w:rsidRDefault="004B5216">
      <w:pPr>
        <w:pStyle w:val="CommentText"/>
      </w:pPr>
      <w:r>
        <w:rPr>
          <w:rStyle w:val="CommentReference"/>
        </w:rPr>
        <w:annotationRef/>
      </w:r>
      <w:r>
        <w:t>Have to ist bisschen stark</w:t>
      </w:r>
    </w:p>
    <w:p w14:paraId="4CF1D5C2" w14:textId="17E41CCD" w:rsidR="004B5216" w:rsidRDefault="004B5216" w:rsidP="004B5216">
      <w:pPr>
        <w:pStyle w:val="CommentText"/>
        <w:ind w:left="0" w:firstLine="0"/>
      </w:pPr>
    </w:p>
  </w:comment>
  <w:comment w:id="66" w:author="Timo Sachsenberg" w:date="2020-08-10T12:26:00Z" w:initials="TS">
    <w:p w14:paraId="7E312DD2" w14:textId="3FB7CAE6" w:rsidR="004B5216" w:rsidRDefault="004B5216">
      <w:pPr>
        <w:pStyle w:val="CommentText"/>
      </w:pPr>
      <w:r>
        <w:rPr>
          <w:rStyle w:val="CommentReference"/>
        </w:rPr>
        <w:annotationRef/>
      </w:r>
    </w:p>
  </w:comment>
  <w:comment w:id="69" w:author="Timo Sachsenberg" w:date="2020-08-10T12:27:00Z" w:initials="TS">
    <w:p w14:paraId="0F539B1D" w14:textId="21F75AC0" w:rsidR="004B5216" w:rsidRDefault="004B5216">
      <w:pPr>
        <w:pStyle w:val="CommentText"/>
      </w:pPr>
      <w:r>
        <w:rPr>
          <w:rStyle w:val="CommentReference"/>
        </w:rPr>
        <w:annotationRef/>
      </w:r>
      <w:r>
        <w:t>ions</w:t>
      </w:r>
    </w:p>
  </w:comment>
  <w:comment w:id="70" w:author="Timo Sachsenberg" w:date="2020-08-10T12:27:00Z" w:initials="TS">
    <w:p w14:paraId="29614E25" w14:textId="14FFA57B" w:rsidR="004B5216" w:rsidRDefault="004B5216">
      <w:pPr>
        <w:pStyle w:val="CommentText"/>
      </w:pPr>
      <w:r>
        <w:rPr>
          <w:rStyle w:val="CommentReference"/>
        </w:rPr>
        <w:annotationRef/>
      </w:r>
    </w:p>
  </w:comment>
  <w:comment w:id="73" w:author="Timo Sachsenberg" w:date="2020-08-10T12:28:00Z" w:initials="TS">
    <w:p w14:paraId="4C0E7AB2" w14:textId="2CECC7D4" w:rsidR="004B5216" w:rsidRDefault="004B5216">
      <w:pPr>
        <w:pStyle w:val="CommentText"/>
      </w:pPr>
      <w:r>
        <w:rPr>
          <w:rStyle w:val="CommentReference"/>
        </w:rPr>
        <w:annotationRef/>
      </w:r>
      <w:r>
        <w:t>a peptide ion</w:t>
      </w:r>
    </w:p>
  </w:comment>
  <w:comment w:id="74" w:author="Timo Sachsenberg" w:date="2020-08-10T12:28:00Z" w:initials="TS">
    <w:p w14:paraId="12BAE583" w14:textId="27038FBC" w:rsidR="004B5216" w:rsidRDefault="004B5216">
      <w:pPr>
        <w:pStyle w:val="CommentText"/>
      </w:pPr>
      <w:r>
        <w:rPr>
          <w:rStyle w:val="CommentReference"/>
        </w:rPr>
        <w:annotationRef/>
      </w:r>
    </w:p>
  </w:comment>
  <w:comment w:id="75" w:author="Timo Sachsenberg" w:date="2020-08-10T12:27:00Z" w:initials="TS">
    <w:p w14:paraId="046FBFC6" w14:textId="697617FE" w:rsidR="004B5216" w:rsidRDefault="004B5216">
      <w:pPr>
        <w:pStyle w:val="CommentText"/>
      </w:pPr>
      <w:r>
        <w:rPr>
          <w:rStyle w:val="CommentReference"/>
        </w:rPr>
        <w:annotationRef/>
      </w:r>
      <w:r>
        <w:t xml:space="preserve">nicht </w:t>
      </w:r>
      <w:r>
        <w:t>100% richtig weil eher alle prefixe und suffixe generiert werden. Bricht also meinstens nur einmal</w:t>
      </w:r>
    </w:p>
  </w:comment>
  <w:comment w:id="76" w:author="Timo Sachsenberg" w:date="2020-08-10T12:28:00Z" w:initials="TS">
    <w:p w14:paraId="72836A93" w14:textId="369C7A8C" w:rsidR="004B5216" w:rsidRDefault="004B5216">
      <w:pPr>
        <w:pStyle w:val="CommentText"/>
      </w:pPr>
      <w:r>
        <w:rPr>
          <w:rStyle w:val="CommentReference"/>
        </w:rPr>
        <w:annotationRef/>
      </w:r>
    </w:p>
  </w:comment>
  <w:comment w:id="77" w:author="Timo Sachsenberg" w:date="2020-08-10T12:28:00Z" w:initials="TS">
    <w:p w14:paraId="2C160B20" w14:textId="1B31AF9B" w:rsidR="004B5216" w:rsidRDefault="004B5216">
      <w:pPr>
        <w:pStyle w:val="CommentText"/>
      </w:pPr>
      <w:r>
        <w:rPr>
          <w:rStyle w:val="CommentReference"/>
        </w:rPr>
        <w:annotationRef/>
      </w:r>
      <w:r>
        <w:t>peptide</w:t>
      </w:r>
    </w:p>
  </w:comment>
  <w:comment w:id="78" w:author="Timo Sachsenberg" w:date="2020-08-10T12:28:00Z" w:initials="TS">
    <w:p w14:paraId="5C2A8F2B" w14:textId="67C357DC" w:rsidR="004B5216" w:rsidRDefault="004B5216">
      <w:pPr>
        <w:pStyle w:val="CommentText"/>
      </w:pPr>
      <w:r>
        <w:rPr>
          <w:rStyle w:val="CommentReference"/>
        </w:rPr>
        <w:annotationRef/>
      </w:r>
    </w:p>
  </w:comment>
  <w:comment w:id="83" w:author="Timo Sachsenberg" w:date="2020-08-10T12:31:00Z" w:initials="TS">
    <w:p w14:paraId="15CAF216" w14:textId="527366F8" w:rsidR="006A65D3" w:rsidRPr="006A65D3" w:rsidRDefault="006A65D3">
      <w:pPr>
        <w:pStyle w:val="CommentText"/>
      </w:pPr>
      <w:r>
        <w:rPr>
          <w:rStyle w:val="CommentReference"/>
        </w:rPr>
        <w:annotationRef/>
      </w:r>
      <w:r w:rsidRPr="006A65D3">
        <w:rPr>
          <w:lang w:val="en-US"/>
        </w:rPr>
        <w:t>FDR is not really a probability.</w:t>
      </w:r>
      <w:r>
        <w:rPr>
          <w:lang w:val="en-US"/>
        </w:rPr>
        <w:t xml:space="preserve"> </w:t>
      </w:r>
      <w:r w:rsidRPr="006A65D3">
        <w:t>Im Grunde geht es um</w:t>
      </w:r>
      <w:r>
        <w:t xml:space="preserve"> die Konfidenz einer Liste von Identifikationen</w:t>
      </w:r>
    </w:p>
  </w:comment>
  <w:comment w:id="84" w:author="Timo Sachsenberg" w:date="2020-08-10T12:32:00Z" w:initials="TS">
    <w:p w14:paraId="30421B26" w14:textId="73185F96" w:rsidR="006A65D3" w:rsidRDefault="006A65D3">
      <w:pPr>
        <w:pStyle w:val="CommentText"/>
      </w:pPr>
      <w:r>
        <w:rPr>
          <w:rStyle w:val="CommentReference"/>
        </w:rPr>
        <w:annotationRef/>
      </w:r>
    </w:p>
  </w:comment>
  <w:comment w:id="85" w:author="Timo Sachsenberg" w:date="2020-08-10T12:32:00Z" w:initials="TS">
    <w:p w14:paraId="0917F515" w14:textId="4DC96C73" w:rsidR="006A65D3" w:rsidRDefault="006A65D3" w:rsidP="006A65D3">
      <w:pPr>
        <w:pStyle w:val="CommentText"/>
        <w:ind w:left="0" w:firstLine="0"/>
      </w:pPr>
      <w:r>
        <w:rPr>
          <w:rStyle w:val="CommentReference"/>
        </w:rPr>
        <w:annotationRef/>
      </w:r>
      <w:r>
        <w:t xml:space="preserve">Hmm eher die credibility der Liste falls an diesem PSM der score cut-off gewählt wird. Ist also nicht </w:t>
      </w:r>
      <w:r w:rsidR="007F22E0">
        <w:t xml:space="preserve">ganz unabhängig und q-value existiert natürlich nur im Kontext von meheren PSMs. </w:t>
      </w:r>
    </w:p>
  </w:comment>
  <w:comment w:id="86" w:author="Timo Sachsenberg" w:date="2020-08-10T12:35:00Z" w:initials="TS">
    <w:p w14:paraId="43524B53" w14:textId="472076EF" w:rsidR="007F22E0" w:rsidRDefault="007F22E0">
      <w:pPr>
        <w:pStyle w:val="CommentText"/>
      </w:pPr>
      <w:r>
        <w:rPr>
          <w:rStyle w:val="CommentReference"/>
        </w:rPr>
        <w:annotationRef/>
      </w:r>
    </w:p>
  </w:comment>
  <w:comment w:id="87" w:author="Timo Sachsenberg" w:date="2020-08-10T12:35:00Z" w:initials="TS">
    <w:p w14:paraId="52B9A805" w14:textId="13EA7A6F" w:rsidR="007F22E0" w:rsidRDefault="007F22E0">
      <w:pPr>
        <w:pStyle w:val="CommentText"/>
      </w:pPr>
      <w:r>
        <w:rPr>
          <w:rStyle w:val="CommentReference"/>
        </w:rPr>
        <w:annotationRef/>
      </w:r>
      <w:r>
        <w:t>rephrase</w:t>
      </w:r>
    </w:p>
  </w:comment>
  <w:comment w:id="88" w:author="Timo Sachsenberg" w:date="2020-08-10T12:35:00Z" w:initials="TS">
    <w:p w14:paraId="2567A255" w14:textId="13CB5E97" w:rsidR="007F22E0" w:rsidRDefault="007F22E0">
      <w:pPr>
        <w:pStyle w:val="CommentText"/>
      </w:pPr>
      <w:r>
        <w:rPr>
          <w:rStyle w:val="CommentReference"/>
        </w:rPr>
        <w:annotationRef/>
      </w:r>
    </w:p>
  </w:comment>
  <w:comment w:id="89" w:author="Timo Sachsenberg" w:date="2020-08-10T12:36:00Z" w:initials="TS">
    <w:p w14:paraId="7BF873CF" w14:textId="5C82CD94" w:rsidR="007F22E0" w:rsidRDefault="007F22E0">
      <w:pPr>
        <w:pStyle w:val="CommentText"/>
      </w:pPr>
      <w:r>
        <w:rPr>
          <w:rStyle w:val="CommentReference"/>
        </w:rPr>
        <w:annotationRef/>
      </w:r>
      <w:r>
        <w:t>at a given FDR threshold</w:t>
      </w:r>
    </w:p>
  </w:comment>
  <w:comment w:id="90" w:author="Timo Sachsenberg" w:date="2020-08-10T12:36:00Z" w:initials="TS">
    <w:p w14:paraId="21157F68" w14:textId="50C58E0D" w:rsidR="007F22E0" w:rsidRDefault="007F22E0">
      <w:pPr>
        <w:pStyle w:val="CommentText"/>
      </w:pPr>
      <w:r>
        <w:rPr>
          <w:rStyle w:val="CommentReference"/>
        </w:rPr>
        <w:annotationRef/>
      </w:r>
    </w:p>
  </w:comment>
  <w:comment w:id="91" w:author="Timo Sachsenberg" w:date="2020-08-10T12:36:00Z" w:initials="TS">
    <w:p w14:paraId="45E75753" w14:textId="50D0FCF2" w:rsidR="007F22E0" w:rsidRPr="007F22E0" w:rsidRDefault="007F22E0">
      <w:pPr>
        <w:pStyle w:val="CommentText"/>
        <w:rPr>
          <w:lang w:val="en-US"/>
        </w:rPr>
      </w:pPr>
      <w:r>
        <w:rPr>
          <w:rStyle w:val="CommentReference"/>
        </w:rPr>
        <w:annotationRef/>
      </w:r>
      <w:r w:rsidRPr="007F22E0">
        <w:rPr>
          <w:lang w:val="en-US"/>
        </w:rPr>
        <w:t>a specific type of SVM (C-</w:t>
      </w:r>
      <w:proofErr w:type="gramStart"/>
      <w:r w:rsidRPr="007F22E0">
        <w:rPr>
          <w:lang w:val="en-US"/>
        </w:rPr>
        <w:t>SVM)...</w:t>
      </w:r>
      <w:proofErr w:type="gramEnd"/>
      <w:r>
        <w:rPr>
          <w:lang w:val="en-US"/>
        </w:rPr>
        <w:t xml:space="preserve"> cite</w:t>
      </w:r>
    </w:p>
  </w:comment>
  <w:comment w:id="92" w:author="Timo Sachsenberg" w:date="2020-08-10T12:37:00Z" w:initials="TS">
    <w:p w14:paraId="7C84AFE5" w14:textId="095CD82F" w:rsidR="007F22E0" w:rsidRDefault="007F22E0">
      <w:pPr>
        <w:pStyle w:val="CommentText"/>
      </w:pPr>
      <w:r>
        <w:rPr>
          <w:rStyle w:val="CommentReference"/>
        </w:rPr>
        <w:annotationRef/>
      </w:r>
    </w:p>
  </w:comment>
  <w:comment w:id="93" w:author="Timo Sachsenberg" w:date="2020-08-10T12:38:00Z" w:initials="TS">
    <w:p w14:paraId="49DE3D71" w14:textId="6DE804FE" w:rsidR="007F22E0" w:rsidRDefault="007F22E0">
      <w:pPr>
        <w:pStyle w:val="CommentText"/>
      </w:pPr>
      <w:r>
        <w:rPr>
          <w:rStyle w:val="CommentReference"/>
        </w:rPr>
        <w:annotationRef/>
      </w:r>
    </w:p>
  </w:comment>
  <w:comment w:id="98" w:author="Timo Sachsenberg" w:date="2020-08-10T12:39:00Z" w:initials="TS">
    <w:p w14:paraId="5A9EA130" w14:textId="20382FA0" w:rsidR="007F22E0" w:rsidRDefault="007F22E0">
      <w:pPr>
        <w:pStyle w:val="CommentText"/>
      </w:pPr>
      <w:r>
        <w:rPr>
          <w:rStyle w:val="CommentReference"/>
        </w:rPr>
        <w:annotationRef/>
      </w:r>
      <w:r>
        <w:t xml:space="preserve">steeper? </w:t>
      </w:r>
    </w:p>
  </w:comment>
  <w:comment w:id="99" w:author="Timo Sachsenberg" w:date="2020-08-10T12:39:00Z" w:initials="TS">
    <w:p w14:paraId="2687D37C" w14:textId="43C90507" w:rsidR="007F22E0" w:rsidRDefault="007F22E0">
      <w:pPr>
        <w:pStyle w:val="CommentText"/>
      </w:pPr>
      <w:r>
        <w:rPr>
          <w:rStyle w:val="CommentReference"/>
        </w:rPr>
        <w:annotationRef/>
      </w:r>
    </w:p>
  </w:comment>
  <w:comment w:id="100" w:author="Timo Sachsenberg" w:date="2020-08-10T12:39:00Z" w:initials="TS">
    <w:p w14:paraId="11D2B43D" w14:textId="04F51026" w:rsidR="007F22E0" w:rsidRDefault="007F22E0">
      <w:pPr>
        <w:pStyle w:val="CommentText"/>
      </w:pPr>
      <w:r>
        <w:rPr>
          <w:rStyle w:val="CommentReference"/>
        </w:rPr>
        <w:annotationRef/>
      </w:r>
      <w:r>
        <w:t>Is it a probability?</w:t>
      </w:r>
    </w:p>
  </w:comment>
  <w:comment w:id="101" w:author="Timo Sachsenberg" w:date="2020-08-10T12:39:00Z" w:initials="TS">
    <w:p w14:paraId="4879326F" w14:textId="6C90A1BD" w:rsidR="007F22E0" w:rsidRDefault="007F22E0">
      <w:pPr>
        <w:pStyle w:val="CommentText"/>
      </w:pPr>
      <w:r>
        <w:rPr>
          <w:rStyle w:val="CommentReference"/>
        </w:rPr>
        <w:annotationRef/>
      </w:r>
    </w:p>
  </w:comment>
  <w:comment w:id="102" w:author="Timo Sachsenberg" w:date="2020-08-10T12:40:00Z" w:initials="TS">
    <w:p w14:paraId="0399D290" w14:textId="12890EC6" w:rsidR="007F22E0" w:rsidRPr="007F22E0" w:rsidRDefault="007F22E0">
      <w:pPr>
        <w:pStyle w:val="CommentText"/>
        <w:rPr>
          <w:lang w:val="en-US"/>
        </w:rPr>
      </w:pPr>
      <w:r>
        <w:rPr>
          <w:rStyle w:val="CommentReference"/>
        </w:rPr>
        <w:annotationRef/>
      </w:r>
      <w:r w:rsidRPr="007F22E0">
        <w:rPr>
          <w:lang w:val="en-US"/>
        </w:rPr>
        <w:t>I think it is a ROC but please check again</w:t>
      </w:r>
    </w:p>
  </w:comment>
  <w:comment w:id="103" w:author="Timo Sachsenberg" w:date="2020-08-10T12:40:00Z" w:initials="TS">
    <w:p w14:paraId="2F086AC4" w14:textId="70F4BAD1" w:rsidR="007F22E0" w:rsidRDefault="007F22E0">
      <w:pPr>
        <w:pStyle w:val="CommentText"/>
      </w:pPr>
      <w:r>
        <w:rPr>
          <w:rStyle w:val="CommentReference"/>
        </w:rPr>
        <w:annotationRef/>
      </w:r>
    </w:p>
  </w:comment>
  <w:comment w:id="104" w:author="Timo Sachsenberg" w:date="2020-08-10T12:40:00Z" w:initials="TS">
    <w:p w14:paraId="57E9FB0D" w14:textId="3A926BC7" w:rsidR="007F22E0" w:rsidRDefault="007F22E0" w:rsidP="007F22E0">
      <w:pPr>
        <w:pStyle w:val="CommentText"/>
        <w:ind w:left="0" w:firstLine="0"/>
      </w:pPr>
      <w:r>
        <w:rPr>
          <w:rStyle w:val="CommentReference"/>
        </w:rPr>
        <w:annotationRef/>
      </w:r>
      <w:r>
        <w:t xml:space="preserve">Rephrease (a) </w:t>
      </w:r>
    </w:p>
  </w:comment>
  <w:comment w:id="105" w:author="Timo Sachsenberg" w:date="2020-08-10T12:41:00Z" w:initials="TS">
    <w:p w14:paraId="1E3D7D7F" w14:textId="38044090" w:rsidR="007F22E0" w:rsidRDefault="007F22E0">
      <w:pPr>
        <w:pStyle w:val="CommentText"/>
      </w:pPr>
      <w:r>
        <w:rPr>
          <w:rStyle w:val="CommentReference"/>
        </w:rPr>
        <w:annotationRef/>
      </w:r>
    </w:p>
  </w:comment>
  <w:comment w:id="114" w:author="Timo Sachsenberg" w:date="2020-08-10T12:42:00Z" w:initials="TS">
    <w:p w14:paraId="3BFBE34E" w14:textId="2B03F507" w:rsidR="007F22E0" w:rsidRDefault="007F22E0" w:rsidP="007F22E0">
      <w:pPr>
        <w:pStyle w:val="CommentText"/>
        <w:ind w:left="0" w:firstLine="0"/>
      </w:pPr>
      <w:r>
        <w:rPr>
          <w:rStyle w:val="CommentReference"/>
        </w:rPr>
        <w:annotationRef/>
      </w:r>
    </w:p>
  </w:comment>
  <w:comment w:id="115" w:author="Timo Sachsenberg" w:date="2020-08-10T12:42:00Z" w:initials="TS">
    <w:p w14:paraId="51DBD447" w14:textId="34549633" w:rsidR="007F22E0" w:rsidRPr="007F22E0" w:rsidRDefault="007F22E0" w:rsidP="007F22E0">
      <w:pPr>
        <w:pStyle w:val="CommentText"/>
        <w:ind w:left="0" w:firstLine="0"/>
        <w:rPr>
          <w:lang w:val="en-US"/>
        </w:rPr>
      </w:pPr>
      <w:r>
        <w:rPr>
          <w:rStyle w:val="CommentReference"/>
        </w:rPr>
        <w:annotationRef/>
      </w:r>
      <w:r>
        <w:rPr>
          <w:rStyle w:val="CommentReference"/>
          <w:lang w:val="en-US"/>
        </w:rPr>
        <w:t>…</w:t>
      </w:r>
      <w:r w:rsidRPr="007F22E0">
        <w:rPr>
          <w:rStyle w:val="CommentReference"/>
          <w:lang w:val="en-US"/>
        </w:rPr>
        <w:t>f</w:t>
      </w:r>
      <w:r w:rsidRPr="007F22E0">
        <w:rPr>
          <w:lang w:val="en-US"/>
        </w:rPr>
        <w:t>or very low fraction of f</w:t>
      </w:r>
      <w:r>
        <w:rPr>
          <w:lang w:val="en-US"/>
        </w:rPr>
        <w:t>alse discoveries</w:t>
      </w:r>
    </w:p>
  </w:comment>
  <w:comment w:id="116" w:author="Timo Sachsenberg" w:date="2020-08-10T12:43:00Z" w:initials="TS">
    <w:p w14:paraId="2C12F6D3" w14:textId="6E93BD63" w:rsidR="007F22E0" w:rsidRDefault="007F22E0">
      <w:pPr>
        <w:pStyle w:val="CommentText"/>
      </w:pPr>
      <w:r>
        <w:rPr>
          <w:rStyle w:val="CommentReference"/>
        </w:rPr>
        <w:annotationRef/>
      </w:r>
    </w:p>
  </w:comment>
  <w:comment w:id="119" w:author="Timo Sachsenberg" w:date="2020-08-10T12:52:00Z" w:initials="TS">
    <w:p w14:paraId="7543D4D4" w14:textId="129D6D70" w:rsidR="006C4998" w:rsidRDefault="006C4998" w:rsidP="006C4998">
      <w:pPr>
        <w:pStyle w:val="CommentText"/>
        <w:ind w:left="0" w:firstLine="0"/>
      </w:pPr>
      <w:r>
        <w:rPr>
          <w:rStyle w:val="CommentReference"/>
        </w:rPr>
        <w:annotationRef/>
      </w:r>
      <w:r>
        <w:t>OpenNuXL calculates from different subscores</w:t>
      </w:r>
    </w:p>
  </w:comment>
  <w:comment w:id="120" w:author="Timo Sachsenberg" w:date="2020-08-10T12:52:00Z" w:initials="TS">
    <w:p w14:paraId="3C7C1A55" w14:textId="000B1503" w:rsidR="006C4998" w:rsidRDefault="006C4998">
      <w:pPr>
        <w:pStyle w:val="CommentText"/>
      </w:pPr>
      <w:r>
        <w:rPr>
          <w:rStyle w:val="CommentReference"/>
        </w:rPr>
        <w:annotationRef/>
      </w:r>
    </w:p>
  </w:comment>
  <w:comment w:id="121" w:author="Timo Sachsenberg" w:date="2020-08-10T12:54:00Z" w:initials="TS">
    <w:p w14:paraId="4431B74E" w14:textId="59A4F17B" w:rsidR="006C4998" w:rsidRPr="006C4998" w:rsidRDefault="006C4998">
      <w:pPr>
        <w:pStyle w:val="CommentText"/>
        <w:rPr>
          <w:lang w:val="en-US"/>
        </w:rPr>
      </w:pPr>
      <w:r>
        <w:rPr>
          <w:rStyle w:val="CommentReference"/>
        </w:rPr>
        <w:annotationRef/>
      </w:r>
      <w:r w:rsidRPr="006C4998">
        <w:rPr>
          <w:lang w:val="en-US"/>
        </w:rPr>
        <w:t>Maybe: performance of different machine l</w:t>
      </w:r>
      <w:r>
        <w:rPr>
          <w:lang w:val="en-US"/>
        </w:rPr>
        <w:t>earning experiments</w:t>
      </w:r>
    </w:p>
  </w:comment>
  <w:comment w:id="122" w:author="Timo Sachsenberg" w:date="2020-08-10T12:54:00Z" w:initials="TS">
    <w:p w14:paraId="27D0E509" w14:textId="13EF4C96" w:rsidR="006C4998" w:rsidRDefault="006C4998">
      <w:pPr>
        <w:pStyle w:val="CommentText"/>
      </w:pPr>
      <w:r>
        <w:rPr>
          <w:rStyle w:val="CommentReference"/>
        </w:rPr>
        <w:annotationRef/>
      </w:r>
    </w:p>
  </w:comment>
  <w:comment w:id="123" w:author="Timo Sachsenberg" w:date="2020-08-10T13:28:00Z" w:initials="TS">
    <w:p w14:paraId="6FD29100" w14:textId="7786020D" w:rsidR="00B91B1E" w:rsidRPr="00B91B1E" w:rsidRDefault="00B91B1E">
      <w:pPr>
        <w:pStyle w:val="CommentText"/>
        <w:rPr>
          <w:lang w:val="en-US"/>
        </w:rPr>
      </w:pPr>
      <w:r>
        <w:rPr>
          <w:rStyle w:val="CommentReference"/>
        </w:rPr>
        <w:annotationRef/>
      </w:r>
      <w:r w:rsidRPr="00B91B1E">
        <w:rPr>
          <w:rStyle w:val="CommentReference"/>
          <w:lang w:val="en-US"/>
        </w:rPr>
        <w:t>b</w:t>
      </w:r>
      <w:r w:rsidRPr="00B91B1E">
        <w:rPr>
          <w:lang w:val="en-US"/>
        </w:rPr>
        <w:t>ecause of lower signal i</w:t>
      </w:r>
      <w:r>
        <w:rPr>
          <w:lang w:val="en-US"/>
        </w:rPr>
        <w:t>ntensities attributed to a low cross-linking yield</w:t>
      </w:r>
    </w:p>
  </w:comment>
  <w:comment w:id="124" w:author="Timo Sachsenberg" w:date="2020-08-10T13:28:00Z" w:initials="TS">
    <w:p w14:paraId="6B09A787" w14:textId="6C6CDB27" w:rsidR="00B91B1E" w:rsidRDefault="00B91B1E">
      <w:pPr>
        <w:pStyle w:val="CommentText"/>
      </w:pPr>
      <w:r>
        <w:rPr>
          <w:rStyle w:val="CommentReference"/>
        </w:rPr>
        <w:annotationRef/>
      </w:r>
    </w:p>
  </w:comment>
  <w:comment w:id="127" w:author="Timo Sachsenberg" w:date="2020-08-10T13:25:00Z" w:initials="TS">
    <w:p w14:paraId="7DA42158" w14:textId="77777777" w:rsidR="00B91B1E" w:rsidRDefault="00B91B1E">
      <w:pPr>
        <w:pStyle w:val="CommentText"/>
      </w:pPr>
      <w:r>
        <w:rPr>
          <w:rStyle w:val="CommentReference"/>
        </w:rPr>
        <w:annotationRef/>
      </w:r>
      <w:r w:rsidRPr="00B91B1E">
        <w:rPr>
          <w:lang w:val="en-US"/>
        </w:rPr>
        <w:t xml:space="preserve">For the sake of simplicity, we assume that only one of the peptides can be the correct match... </w:t>
      </w:r>
      <w:r w:rsidRPr="00B91B1E">
        <w:t>Theoretisch könnte es ja sein dass nen zweites Peptid cofragmentiert</w:t>
      </w:r>
      <w:r>
        <w:t xml:space="preserve">... aber das betrachtet kaum eine Suchmaschine bisher bzw. </w:t>
      </w:r>
      <w:r>
        <w:t>Funktionier nicht wirklich</w:t>
      </w:r>
    </w:p>
    <w:p w14:paraId="6ADEA3B7" w14:textId="147C3FB1" w:rsidR="00B91B1E" w:rsidRPr="00B91B1E" w:rsidRDefault="00B91B1E">
      <w:pPr>
        <w:pStyle w:val="CommentText"/>
      </w:pPr>
    </w:p>
  </w:comment>
  <w:comment w:id="128" w:author="Timo Sachsenberg" w:date="2020-08-10T13:26:00Z" w:initials="TS">
    <w:p w14:paraId="1CA02814" w14:textId="472E4B86" w:rsidR="00B91B1E" w:rsidRDefault="00B91B1E">
      <w:pPr>
        <w:pStyle w:val="CommentText"/>
      </w:pPr>
      <w:r>
        <w:rPr>
          <w:rStyle w:val="CommentReference"/>
        </w:rPr>
        <w:annotationRef/>
      </w:r>
    </w:p>
  </w:comment>
  <w:comment w:id="129" w:author="Timo Sachsenberg" w:date="2020-08-10T13:26:00Z" w:initials="TS">
    <w:p w14:paraId="56143FBA" w14:textId="5799AD7C" w:rsidR="00B91B1E" w:rsidRDefault="00B91B1E" w:rsidP="00B91B1E">
      <w:pPr>
        <w:pStyle w:val="CommentText"/>
        <w:ind w:left="0" w:firstLine="0"/>
      </w:pPr>
      <w:r w:rsidRPr="00B91B1E">
        <w:t>&gt;</w:t>
      </w:r>
      <w:r>
        <w:t xml:space="preserve"> </w:t>
      </w:r>
      <w:r>
        <w:rPr>
          <w:rStyle w:val="CommentReference"/>
        </w:rPr>
        <w:annotationRef/>
      </w:r>
      <w:r>
        <w:t xml:space="preserve">1 </w:t>
      </w:r>
    </w:p>
  </w:comment>
  <w:comment w:id="130" w:author="Timo Sachsenberg" w:date="2020-08-10T13:26:00Z" w:initials="TS">
    <w:p w14:paraId="3DA16363" w14:textId="736E91AC" w:rsidR="00B91B1E" w:rsidRDefault="00B91B1E">
      <w:pPr>
        <w:pStyle w:val="CommentText"/>
      </w:pPr>
      <w:r>
        <w:rPr>
          <w:rStyle w:val="CommentReference"/>
        </w:rPr>
        <w:annotationRef/>
      </w:r>
    </w:p>
  </w:comment>
  <w:comment w:id="131" w:author="Timo Sachsenberg" w:date="2020-08-10T13:27:00Z" w:initials="TS">
    <w:p w14:paraId="73D762FA" w14:textId="131D8DB8" w:rsidR="00B91B1E" w:rsidRPr="00B91B1E" w:rsidRDefault="00B91B1E">
      <w:pPr>
        <w:pStyle w:val="CommentText"/>
        <w:rPr>
          <w:lang w:val="en-US"/>
        </w:rPr>
      </w:pPr>
      <w:r>
        <w:rPr>
          <w:rStyle w:val="CommentReference"/>
        </w:rPr>
        <w:annotationRef/>
      </w:r>
      <w:r w:rsidRPr="00B91B1E">
        <w:rPr>
          <w:lang w:val="en-US"/>
        </w:rPr>
        <w:t>Could be a bit clearer.</w:t>
      </w:r>
      <w:r>
        <w:rPr>
          <w:lang w:val="en-US"/>
        </w:rPr>
        <w:t xml:space="preserve"> Maybe break into two or three sentences</w:t>
      </w:r>
    </w:p>
  </w:comment>
  <w:comment w:id="132" w:author="Timo Sachsenberg" w:date="2020-08-10T13:29:00Z" w:initials="TS">
    <w:p w14:paraId="77C6917B" w14:textId="4D267C5A" w:rsidR="00C14DE4" w:rsidRPr="00C14DE4" w:rsidRDefault="00C14DE4">
      <w:pPr>
        <w:pStyle w:val="CommentText"/>
        <w:rPr>
          <w:lang w:val="en-US"/>
        </w:rPr>
      </w:pPr>
      <w:r>
        <w:rPr>
          <w:rStyle w:val="CommentReference"/>
        </w:rPr>
        <w:annotationRef/>
      </w:r>
      <w:r w:rsidRPr="00C14DE4">
        <w:rPr>
          <w:lang w:val="en-US"/>
        </w:rPr>
        <w:t>Add section or what else i</w:t>
      </w:r>
      <w:r>
        <w:rPr>
          <w:lang w:val="en-US"/>
        </w:rPr>
        <w:t>n front of numbers</w:t>
      </w:r>
    </w:p>
  </w:comment>
  <w:comment w:id="133" w:author="Timo Sachsenberg" w:date="2020-08-10T13:29:00Z" w:initials="TS">
    <w:p w14:paraId="587D6023" w14:textId="5CDDF794" w:rsidR="00C14DE4" w:rsidRDefault="00C14DE4">
      <w:pPr>
        <w:pStyle w:val="CommentText"/>
      </w:pPr>
      <w:r>
        <w:rPr>
          <w:rStyle w:val="CommentReference"/>
        </w:rPr>
        <w:annotationRef/>
      </w:r>
    </w:p>
  </w:comment>
  <w:comment w:id="134" w:author="Timo Sachsenberg" w:date="2020-08-10T13:30:00Z" w:initials="TS">
    <w:p w14:paraId="4A6FD2F0" w14:textId="501E07D0" w:rsidR="00C14DE4" w:rsidRDefault="00C14DE4">
      <w:pPr>
        <w:pStyle w:val="CommentText"/>
      </w:pPr>
      <w:r>
        <w:rPr>
          <w:rStyle w:val="CommentReference"/>
        </w:rPr>
        <w:annotationRef/>
      </w:r>
      <w:r>
        <w:t>rephrase</w:t>
      </w:r>
    </w:p>
  </w:comment>
  <w:comment w:id="135" w:author="Timo Sachsenberg" w:date="2020-08-10T13:30:00Z" w:initials="TS">
    <w:p w14:paraId="2B1E890F" w14:textId="4D7CDDC3" w:rsidR="00C14DE4" w:rsidRDefault="00C14DE4">
      <w:pPr>
        <w:pStyle w:val="CommentText"/>
      </w:pPr>
      <w:r>
        <w:rPr>
          <w:rStyle w:val="CommentReference"/>
        </w:rPr>
        <w:annotationRef/>
      </w:r>
    </w:p>
  </w:comment>
  <w:comment w:id="136" w:author="Timo Sachsenberg" w:date="2020-08-10T13:30:00Z" w:initials="TS">
    <w:p w14:paraId="4A546F76" w14:textId="46CA2760" w:rsidR="00C14DE4" w:rsidRPr="00C14DE4" w:rsidRDefault="00C14DE4">
      <w:pPr>
        <w:pStyle w:val="CommentText"/>
        <w:rPr>
          <w:lang w:val="en-US"/>
        </w:rPr>
      </w:pPr>
      <w:r>
        <w:rPr>
          <w:rStyle w:val="CommentReference"/>
        </w:rPr>
        <w:annotationRef/>
      </w:r>
      <w:r w:rsidRPr="00C14DE4">
        <w:rPr>
          <w:lang w:val="en-US"/>
        </w:rPr>
        <w:t xml:space="preserve">trains on class proportions that </w:t>
      </w:r>
      <w:proofErr w:type="gramStart"/>
      <w:r w:rsidRPr="00C14DE4">
        <w:rPr>
          <w:lang w:val="en-US"/>
        </w:rPr>
        <w:t>don‘</w:t>
      </w:r>
      <w:proofErr w:type="gramEnd"/>
      <w:r>
        <w:rPr>
          <w:lang w:val="en-US"/>
        </w:rPr>
        <w:t>t reflect the underlying data</w:t>
      </w:r>
    </w:p>
  </w:comment>
  <w:comment w:id="137" w:author="Timo Sachsenberg" w:date="2020-08-10T13:31:00Z" w:initials="TS">
    <w:p w14:paraId="545568C3" w14:textId="6BA0E757" w:rsidR="00C14DE4" w:rsidRDefault="00C14DE4">
      <w:pPr>
        <w:pStyle w:val="CommentText"/>
      </w:pPr>
      <w:r>
        <w:rPr>
          <w:rStyle w:val="CommentReference"/>
        </w:rPr>
        <w:annotationRef/>
      </w:r>
    </w:p>
  </w:comment>
  <w:comment w:id="142" w:author="Timo Sachsenberg" w:date="2020-08-10T13:39:00Z" w:initials="TS">
    <w:p w14:paraId="7EDC195F" w14:textId="6CE6BBFC" w:rsidR="004D5A06" w:rsidRPr="004D5A06" w:rsidRDefault="004D5A06">
      <w:pPr>
        <w:pStyle w:val="CommentText"/>
        <w:rPr>
          <w:lang w:val="en-US"/>
        </w:rPr>
      </w:pPr>
      <w:r>
        <w:rPr>
          <w:rStyle w:val="CommentReference"/>
        </w:rPr>
        <w:annotationRef/>
      </w:r>
      <w:r w:rsidRPr="004D5A06">
        <w:rPr>
          <w:lang w:val="en-US"/>
        </w:rPr>
        <w:t>wh</w:t>
      </w:r>
      <w:r>
        <w:rPr>
          <w:lang w:val="en-US"/>
        </w:rPr>
        <w:t xml:space="preserve">at is (2) `? Figure, </w:t>
      </w:r>
      <w:proofErr w:type="gramStart"/>
      <w:r>
        <w:rPr>
          <w:lang w:val="en-US"/>
        </w:rPr>
        <w:t>chapter ?</w:t>
      </w:r>
      <w:proofErr w:type="gramEnd"/>
    </w:p>
  </w:comment>
  <w:comment w:id="143" w:author="Timo Sachsenberg" w:date="2020-08-10T13:39:00Z" w:initials="TS">
    <w:p w14:paraId="6AC6A33D" w14:textId="61713C31" w:rsidR="004D5A06" w:rsidRDefault="004D5A06">
      <w:pPr>
        <w:pStyle w:val="CommentText"/>
      </w:pPr>
      <w:r>
        <w:rPr>
          <w:rStyle w:val="CommentReference"/>
        </w:rPr>
        <w:annotationRef/>
      </w:r>
    </w:p>
  </w:comment>
  <w:comment w:id="146" w:author="Timo Sachsenberg" w:date="2020-08-10T13:38:00Z" w:initials="TS">
    <w:p w14:paraId="48053FA4" w14:textId="46B5CDC2" w:rsidR="004D5A06" w:rsidRPr="004D5A06" w:rsidRDefault="004D5A06">
      <w:pPr>
        <w:pStyle w:val="CommentText"/>
        <w:rPr>
          <w:lang w:val="en-US"/>
        </w:rPr>
      </w:pPr>
      <w:r>
        <w:rPr>
          <w:rStyle w:val="CommentReference"/>
        </w:rPr>
        <w:annotationRef/>
      </w:r>
      <w:r w:rsidRPr="004D5A06">
        <w:rPr>
          <w:lang w:val="en-US"/>
        </w:rPr>
        <w:t>1% FDR (or q-value &lt; 0.01)</w:t>
      </w:r>
    </w:p>
  </w:comment>
  <w:comment w:id="147" w:author="Timo Sachsenberg" w:date="2020-08-10T13:38:00Z" w:initials="TS">
    <w:p w14:paraId="47A36CF5" w14:textId="6397D8E8" w:rsidR="004D5A06" w:rsidRPr="004D5A06" w:rsidRDefault="004D5A06">
      <w:pPr>
        <w:pStyle w:val="CommentText"/>
        <w:rPr>
          <w:lang w:val="en-US"/>
        </w:rPr>
      </w:pPr>
      <w:r>
        <w:rPr>
          <w:rStyle w:val="CommentReference"/>
        </w:rPr>
        <w:annotationRef/>
      </w:r>
    </w:p>
  </w:comment>
  <w:comment w:id="150" w:author="Timo Sachsenberg" w:date="2020-08-10T13:38:00Z" w:initials="TS">
    <w:p w14:paraId="53691751" w14:textId="33CCDAA8" w:rsidR="004D5A06" w:rsidRPr="004D5A06" w:rsidRDefault="004D5A06">
      <w:pPr>
        <w:pStyle w:val="CommentText"/>
        <w:rPr>
          <w:lang w:val="en-US"/>
        </w:rPr>
      </w:pPr>
      <w:r>
        <w:rPr>
          <w:rStyle w:val="CommentReference"/>
        </w:rPr>
        <w:annotationRef/>
      </w:r>
      <w:r w:rsidRPr="004D5A06">
        <w:rPr>
          <w:lang w:val="en-US"/>
        </w:rPr>
        <w:t>same</w:t>
      </w:r>
    </w:p>
  </w:comment>
  <w:comment w:id="151" w:author="Timo Sachsenberg" w:date="2020-08-10T13:38:00Z" w:initials="TS">
    <w:p w14:paraId="54ED1FEB" w14:textId="27EE5FC0" w:rsidR="004D5A06" w:rsidRDefault="004D5A06">
      <w:pPr>
        <w:pStyle w:val="CommentText"/>
      </w:pPr>
      <w:r>
        <w:rPr>
          <w:rStyle w:val="CommentReference"/>
        </w:rPr>
        <w:annotationRef/>
      </w:r>
    </w:p>
  </w:comment>
  <w:comment w:id="152" w:author="Timo Sachsenberg" w:date="2020-08-10T13:51:00Z" w:initials="TS">
    <w:p w14:paraId="3E6B02DD" w14:textId="5A31FEE2" w:rsidR="005B108A" w:rsidRDefault="005B108A">
      <w:pPr>
        <w:pStyle w:val="CommentText"/>
      </w:pPr>
      <w:r>
        <w:rPr>
          <w:rStyle w:val="CommentReference"/>
        </w:rPr>
        <w:annotationRef/>
      </w:r>
      <w:r>
        <w:t>version 3.2</w:t>
      </w:r>
    </w:p>
  </w:comment>
  <w:comment w:id="153" w:author="Timo Sachsenberg" w:date="2020-08-10T13:52:00Z" w:initials="TS">
    <w:p w14:paraId="4B0BFA45" w14:textId="258CFE90" w:rsidR="005B108A" w:rsidRDefault="005B108A">
      <w:pPr>
        <w:pStyle w:val="CommentText"/>
      </w:pPr>
      <w:r>
        <w:rPr>
          <w:rStyle w:val="CommentReference"/>
        </w:rPr>
        <w:annotationRef/>
      </w:r>
    </w:p>
  </w:comment>
  <w:comment w:id="154" w:author="Timo Sachsenberg" w:date="2020-08-10T13:52:00Z" w:initials="TS">
    <w:p w14:paraId="2D0E9775" w14:textId="3F7D0DFE" w:rsidR="005B108A" w:rsidRDefault="005B108A" w:rsidP="005B108A">
      <w:pPr>
        <w:pStyle w:val="CommentText"/>
        <w:ind w:left="0" w:firstLine="0"/>
      </w:pPr>
      <w:r>
        <w:rPr>
          <w:rStyle w:val="CommentReference"/>
        </w:rPr>
        <w:annotationRef/>
      </w:r>
      <w:r>
        <w:t>maybe add a paragraph?</w:t>
      </w:r>
    </w:p>
  </w:comment>
  <w:comment w:id="155" w:author="Timo Sachsenberg" w:date="2020-08-10T13:52:00Z" w:initials="TS">
    <w:p w14:paraId="3B8EB120" w14:textId="6C2DE905" w:rsidR="005B108A" w:rsidRDefault="005B108A">
      <w:pPr>
        <w:pStyle w:val="CommentText"/>
      </w:pPr>
      <w:r>
        <w:rPr>
          <w:rStyle w:val="CommentReference"/>
        </w:rPr>
        <w:annotationRef/>
      </w:r>
    </w:p>
  </w:comment>
  <w:comment w:id="156" w:author="Timo Sachsenberg" w:date="2020-08-10T14:16:00Z" w:initials="TS">
    <w:p w14:paraId="3C9E3E08" w14:textId="3A83FA26" w:rsidR="007C7C63" w:rsidRDefault="007C7C63">
      <w:pPr>
        <w:pStyle w:val="CommentText"/>
      </w:pPr>
      <w:r>
        <w:rPr>
          <w:rStyle w:val="CommentReference"/>
        </w:rPr>
        <w:annotationRef/>
      </w:r>
      <w:r>
        <w:t>Evtl. Wäre hier sogar ne Skalierung auf die selbe y-Achse besser. Aber ist jetzt nicht super wichtig</w:t>
      </w:r>
    </w:p>
  </w:comment>
  <w:comment w:id="157" w:author="Timo Sachsenberg" w:date="2020-08-10T14:17:00Z" w:initials="TS">
    <w:p w14:paraId="7420655C" w14:textId="19DD674C" w:rsidR="007C7C63" w:rsidRDefault="007C7C63">
      <w:pPr>
        <w:pStyle w:val="CommentText"/>
      </w:pPr>
      <w:r>
        <w:rPr>
          <w:rStyle w:val="CommentReference"/>
        </w:rPr>
        <w:annotationRef/>
      </w:r>
    </w:p>
  </w:comment>
  <w:comment w:id="158" w:author="Timo Sachsenberg" w:date="2020-08-10T14:25:00Z" w:initials="TS">
    <w:p w14:paraId="464B881A" w14:textId="37B9F228" w:rsidR="000F4D9A" w:rsidRDefault="000F4D9A">
      <w:pPr>
        <w:pStyle w:val="CommentText"/>
      </w:pPr>
      <w:r>
        <w:rPr>
          <w:rStyle w:val="CommentReference"/>
        </w:rPr>
        <w:annotationRef/>
      </w:r>
      <w:r>
        <w:t>Allgemein wäre nen Einleitungssatz nochmal ganz gut der kurz zusammenfasst was man sich angeschaut hat.</w:t>
      </w:r>
    </w:p>
  </w:comment>
  <w:comment w:id="159" w:author="Timo Sachsenberg" w:date="2020-08-10T14:26:00Z" w:initials="TS">
    <w:p w14:paraId="738BB5B4" w14:textId="51C6BE0A" w:rsidR="000F4D9A" w:rsidRDefault="000F4D9A">
      <w:pPr>
        <w:pStyle w:val="CommentText"/>
      </w:pPr>
      <w:r>
        <w:rPr>
          <w:rStyle w:val="CommentReference"/>
        </w:rPr>
        <w:annotationRef/>
      </w:r>
    </w:p>
  </w:comment>
  <w:comment w:id="160" w:author="Timo Sachsenberg" w:date="2020-08-10T14:17:00Z" w:initials="TS">
    <w:p w14:paraId="5DD07F3D" w14:textId="21CB07F2" w:rsidR="007C7C63" w:rsidRDefault="007C7C63">
      <w:pPr>
        <w:pStyle w:val="CommentText"/>
      </w:pPr>
      <w:r>
        <w:rPr>
          <w:rStyle w:val="CommentReference"/>
        </w:rPr>
        <w:annotationRef/>
      </w:r>
      <w:r>
        <w:t>steeper</w:t>
      </w:r>
    </w:p>
  </w:comment>
  <w:comment w:id="161" w:author="Timo Sachsenberg" w:date="2020-08-10T14:17:00Z" w:initials="TS">
    <w:p w14:paraId="04FC8F5B" w14:textId="681451A0" w:rsidR="007C7C63" w:rsidRDefault="007C7C63">
      <w:pPr>
        <w:pStyle w:val="CommentText"/>
      </w:pPr>
      <w:r>
        <w:rPr>
          <w:rStyle w:val="CommentReference"/>
        </w:rPr>
        <w:annotationRef/>
      </w:r>
    </w:p>
  </w:comment>
  <w:comment w:id="162" w:author="Timo Sachsenberg" w:date="2020-08-10T14:18:00Z" w:initials="TS">
    <w:p w14:paraId="6E8C5079" w14:textId="149E9F07" w:rsidR="007C7C63" w:rsidRPr="007C7C63" w:rsidRDefault="007C7C63">
      <w:pPr>
        <w:pStyle w:val="CommentText"/>
        <w:rPr>
          <w:lang w:val="en-US"/>
        </w:rPr>
      </w:pPr>
      <w:r>
        <w:rPr>
          <w:rStyle w:val="CommentReference"/>
        </w:rPr>
        <w:annotationRef/>
      </w:r>
      <w:r w:rsidRPr="007C7C63">
        <w:rPr>
          <w:lang w:val="en-US"/>
        </w:rPr>
        <w:t>name it (</w:t>
      </w:r>
      <w:proofErr w:type="spellStart"/>
      <w:proofErr w:type="gramStart"/>
      <w:r w:rsidRPr="007C7C63">
        <w:rPr>
          <w:lang w:val="en-US"/>
        </w:rPr>
        <w:t>e,g</w:t>
      </w:r>
      <w:proofErr w:type="spellEnd"/>
      <w:proofErr w:type="gramEnd"/>
      <w:r w:rsidRPr="007C7C63">
        <w:rPr>
          <w:lang w:val="en-US"/>
        </w:rPr>
        <w:t>, reranking approach</w:t>
      </w:r>
    </w:p>
  </w:comment>
  <w:comment w:id="163" w:author="Timo Sachsenberg" w:date="2020-08-10T14:18:00Z" w:initials="TS">
    <w:p w14:paraId="2447833F" w14:textId="6682C819" w:rsidR="007C7C63" w:rsidRDefault="007C7C63">
      <w:pPr>
        <w:pStyle w:val="CommentText"/>
      </w:pPr>
      <w:r>
        <w:rPr>
          <w:rStyle w:val="CommentReference"/>
        </w:rPr>
        <w:annotationRef/>
      </w:r>
    </w:p>
  </w:comment>
  <w:comment w:id="164" w:author="Timo Sachsenberg" w:date="2020-08-10T14:29:00Z" w:initials="TS">
    <w:p w14:paraId="163B3D16" w14:textId="79A33235" w:rsidR="000F4D9A" w:rsidRDefault="000F4D9A">
      <w:pPr>
        <w:pStyle w:val="CommentText"/>
      </w:pPr>
      <w:r>
        <w:rPr>
          <w:rStyle w:val="CommentReference"/>
        </w:rPr>
        <w:annotationRef/>
      </w:r>
    </w:p>
  </w:comment>
  <w:comment w:id="165" w:author="Timo Sachsenberg" w:date="2020-08-10T14:27:00Z" w:initials="TS">
    <w:p w14:paraId="50756504" w14:textId="066134BB" w:rsidR="000F4D9A" w:rsidRDefault="000F4D9A">
      <w:pPr>
        <w:pStyle w:val="CommentText"/>
      </w:pPr>
      <w:r>
        <w:rPr>
          <w:rStyle w:val="CommentReference"/>
        </w:rPr>
        <w:annotationRef/>
      </w:r>
      <w:r>
        <w:t>evtl. Kurz hier schon kurz interpretieren damit der Leser weiss dass er die Zahlen richtig einordnet (yields an improvement of X Percent)</w:t>
      </w:r>
    </w:p>
  </w:comment>
  <w:comment w:id="166" w:author="Timo Sachsenberg" w:date="2020-08-10T14:28:00Z" w:initials="TS">
    <w:p w14:paraId="5A30A1AE" w14:textId="16B76F73" w:rsidR="000F4D9A" w:rsidRDefault="000F4D9A">
      <w:pPr>
        <w:pStyle w:val="CommentText"/>
      </w:pPr>
      <w:r>
        <w:rPr>
          <w:rStyle w:val="CommentReference"/>
        </w:rPr>
        <w:annotationRef/>
      </w:r>
    </w:p>
  </w:comment>
  <w:comment w:id="167" w:author="Timo Sachsenberg" w:date="2020-08-10T14:30:00Z" w:initials="TS">
    <w:p w14:paraId="04CA0475" w14:textId="588780E1" w:rsidR="000F4D9A" w:rsidRDefault="000F4D9A">
      <w:pPr>
        <w:pStyle w:val="CommentText"/>
      </w:pPr>
      <w:r>
        <w:rPr>
          <w:rStyle w:val="CommentReference"/>
        </w:rPr>
        <w:annotationRef/>
      </w:r>
      <w:r>
        <w:t>auch hier kurz nochmal sagen woran man splittet</w:t>
      </w:r>
    </w:p>
  </w:comment>
  <w:comment w:id="168" w:author="Timo Sachsenberg" w:date="2020-08-10T14:31:00Z" w:initials="TS">
    <w:p w14:paraId="6168147F" w14:textId="70E74764" w:rsidR="000F4D9A" w:rsidRDefault="000F4D9A">
      <w:pPr>
        <w:pStyle w:val="CommentText"/>
      </w:pPr>
      <w:r>
        <w:rPr>
          <w:rStyle w:val="CommentReference"/>
        </w:rPr>
        <w:annotationRef/>
      </w:r>
    </w:p>
  </w:comment>
  <w:comment w:id="169" w:author="Timo Sachsenberg" w:date="2020-08-10T14:31:00Z" w:initials="TS">
    <w:p w14:paraId="10DAB768" w14:textId="7C1E0A62" w:rsidR="007D1B28" w:rsidRDefault="007D1B28" w:rsidP="007D1B28">
      <w:pPr>
        <w:pStyle w:val="CommentText"/>
        <w:ind w:left="0" w:firstLine="0"/>
      </w:pPr>
      <w:r>
        <w:rPr>
          <w:rStyle w:val="CommentReference"/>
        </w:rPr>
        <w:annotationRef/>
      </w:r>
      <w:r>
        <w:t xml:space="preserve">selbe Y-Achse wäre hier gut </w:t>
      </w:r>
    </w:p>
  </w:comment>
  <w:comment w:id="170" w:author="Timo Sachsenberg" w:date="2020-08-10T14:32:00Z" w:initials="TS">
    <w:p w14:paraId="278150FB" w14:textId="270C7EEF" w:rsidR="007D1B28" w:rsidRDefault="007D1B28">
      <w:pPr>
        <w:pStyle w:val="CommentText"/>
      </w:pPr>
      <w:r>
        <w:rPr>
          <w:rStyle w:val="CommentReference"/>
        </w:rPr>
        <w:annotationRef/>
      </w:r>
    </w:p>
  </w:comment>
  <w:comment w:id="175" w:author="Timo Sachsenberg" w:date="2020-08-10T14:33:00Z" w:initials="TS">
    <w:p w14:paraId="256E50D2" w14:textId="7A1578CF" w:rsidR="007D1B28" w:rsidRDefault="007D1B28">
      <w:pPr>
        <w:pStyle w:val="CommentText"/>
      </w:pPr>
      <w:r>
        <w:rPr>
          <w:rStyle w:val="CommentReference"/>
        </w:rPr>
        <w:annotationRef/>
      </w:r>
      <w:r>
        <w:t>solche referenzen vermeiden. Das 2. Experiment in diesem Kapitel, Unterkapitel? Nicht so lesbar wie direkt benennen</w:t>
      </w:r>
    </w:p>
  </w:comment>
  <w:comment w:id="176" w:author="Timo Sachsenberg" w:date="2020-08-10T14:34:00Z" w:initials="TS">
    <w:p w14:paraId="24C88CEB" w14:textId="4231A2D4" w:rsidR="007D1B28" w:rsidRDefault="007D1B28" w:rsidP="007D1B28">
      <w:pPr>
        <w:pStyle w:val="CommentText"/>
        <w:ind w:left="0" w:firstLine="0"/>
      </w:pPr>
      <w:r>
        <w:rPr>
          <w:rStyle w:val="CommentReference"/>
        </w:rPr>
        <w:annotationRef/>
      </w:r>
    </w:p>
  </w:comment>
  <w:comment w:id="177" w:author="Timo Sachsenberg" w:date="2020-08-10T14:35:00Z" w:initials="TS">
    <w:p w14:paraId="1577455F" w14:textId="0F198456" w:rsidR="007D1B28" w:rsidRDefault="007D1B28">
      <w:pPr>
        <w:pStyle w:val="CommentText"/>
      </w:pPr>
      <w:r>
        <w:rPr>
          <w:rStyle w:val="CommentReference"/>
        </w:rPr>
        <w:annotationRef/>
      </w:r>
      <w:r>
        <w:t xml:space="preserve">Figure unterschrift weiss normalerweise nicht welche nummer die Figure hat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178" w:author="Timo Sachsenberg" w:date="2020-08-10T14:35:00Z" w:initials="TS">
    <w:p w14:paraId="1A12BFB8" w14:textId="5C51C019" w:rsidR="007D1B28" w:rsidRDefault="007D1B28">
      <w:pPr>
        <w:pStyle w:val="CommentText"/>
      </w:pPr>
      <w:r>
        <w:rPr>
          <w:rStyle w:val="CommentReference"/>
        </w:rPr>
        <w:annotationRef/>
      </w:r>
    </w:p>
  </w:comment>
  <w:comment w:id="179" w:author="Timo Sachsenberg" w:date="2020-08-10T14:37:00Z" w:initials="TS">
    <w:p w14:paraId="47435925" w14:textId="646D6235" w:rsidR="007D1B28" w:rsidRDefault="007D1B28">
      <w:pPr>
        <w:pStyle w:val="CommentText"/>
      </w:pPr>
      <w:r>
        <w:rPr>
          <w:rStyle w:val="CommentReference"/>
        </w:rPr>
        <w:annotationRef/>
      </w:r>
      <w:r>
        <w:t>Der median scheint aber über 1 zu sein</w:t>
      </w:r>
    </w:p>
  </w:comment>
  <w:comment w:id="180" w:author="Timo Sachsenberg" w:date="2020-08-10T14:37:00Z" w:initials="TS">
    <w:p w14:paraId="535D702E" w14:textId="42A58840" w:rsidR="007D1B28" w:rsidRDefault="007D1B28">
      <w:pPr>
        <w:pStyle w:val="CommentText"/>
      </w:pPr>
      <w:r>
        <w:rPr>
          <w:rStyle w:val="CommentReference"/>
        </w:rPr>
        <w:annotationRef/>
      </w:r>
    </w:p>
  </w:comment>
  <w:comment w:id="181" w:author="Timo Sachsenberg" w:date="2020-08-10T15:05:00Z" w:initials="TS">
    <w:p w14:paraId="54D13A88" w14:textId="70FFB142" w:rsidR="007B3D5D" w:rsidRPr="007B3D5D" w:rsidRDefault="007B3D5D">
      <w:pPr>
        <w:pStyle w:val="CommentText"/>
        <w:rPr>
          <w:lang w:val="en-US"/>
        </w:rPr>
      </w:pPr>
      <w:r>
        <w:rPr>
          <w:rStyle w:val="CommentReference"/>
        </w:rPr>
        <w:annotationRef/>
      </w:r>
      <w:r>
        <w:t xml:space="preserve">Nochmal in einem Satz wiederholen was man gerade diskutiert. </w:t>
      </w:r>
      <w:r w:rsidRPr="007B3D5D">
        <w:rPr>
          <w:lang w:val="en-US"/>
        </w:rPr>
        <w:t>„We reimplemented the Percolator a</w:t>
      </w:r>
      <w:r>
        <w:rPr>
          <w:lang w:val="en-US"/>
        </w:rPr>
        <w:t>lgorithm in python and showed that it produced similar results as the reference implementation. We observed a small increase in the number of cross-linked PSMs (say how much) that is most likely a result of stochastic differences during splitting the datasets as well as potential subtle differences in FDR calculations.</w:t>
      </w:r>
    </w:p>
  </w:comment>
  <w:comment w:id="182" w:author="Timo Sachsenberg" w:date="2020-08-10T15:07:00Z" w:initials="TS">
    <w:p w14:paraId="1C4018D4" w14:textId="62054D90" w:rsidR="007B3D5D" w:rsidRDefault="007B3D5D">
      <w:pPr>
        <w:pStyle w:val="CommentText"/>
      </w:pPr>
      <w:r>
        <w:rPr>
          <w:rStyle w:val="CommentReference"/>
        </w:rPr>
        <w:annotationRef/>
      </w:r>
    </w:p>
  </w:comment>
  <w:comment w:id="183" w:author="Timo Sachsenberg" w:date="2020-08-10T15:08:00Z" w:initials="TS">
    <w:p w14:paraId="007D7145" w14:textId="156E807B" w:rsidR="007B3D5D" w:rsidRPr="007B3D5D" w:rsidRDefault="007B3D5D">
      <w:pPr>
        <w:pStyle w:val="CommentText"/>
        <w:rPr>
          <w:lang w:val="en-US"/>
        </w:rPr>
      </w:pPr>
      <w:r>
        <w:rPr>
          <w:rStyle w:val="CommentReference"/>
        </w:rPr>
        <w:annotationRef/>
      </w:r>
      <w:r w:rsidRPr="007B3D5D">
        <w:rPr>
          <w:lang w:val="en-US"/>
        </w:rPr>
        <w:t>All in all,</w:t>
      </w:r>
      <w:r>
        <w:rPr>
          <w:lang w:val="en-US"/>
        </w:rPr>
        <w:t xml:space="preserve"> this made us </w:t>
      </w:r>
      <w:r w:rsidRPr="007B3D5D">
        <w:rPr>
          <w:lang w:val="en-US"/>
        </w:rPr>
        <w:t>confident that o</w:t>
      </w:r>
      <w:r>
        <w:rPr>
          <w:lang w:val="en-US"/>
        </w:rPr>
        <w:t>u</w:t>
      </w:r>
      <w:r w:rsidRPr="007B3D5D">
        <w:rPr>
          <w:lang w:val="en-US"/>
        </w:rPr>
        <w:t xml:space="preserve">r reimplementation is a solid base for </w:t>
      </w:r>
      <w:r>
        <w:rPr>
          <w:lang w:val="en-US"/>
        </w:rPr>
        <w:t>our</w:t>
      </w:r>
      <w:r w:rsidRPr="007B3D5D">
        <w:rPr>
          <w:lang w:val="en-US"/>
        </w:rPr>
        <w:t xml:space="preserve"> cross-link specific experiments.</w:t>
      </w:r>
    </w:p>
  </w:comment>
  <w:comment w:id="184" w:author="Timo Sachsenberg" w:date="2020-08-10T15:09:00Z" w:initials="TS">
    <w:p w14:paraId="4B43A947" w14:textId="7DC1E447" w:rsidR="007B3D5D" w:rsidRDefault="007B3D5D">
      <w:pPr>
        <w:pStyle w:val="CommentText"/>
      </w:pPr>
      <w:r>
        <w:rPr>
          <w:rStyle w:val="CommentReference"/>
        </w:rPr>
        <w:annotationRef/>
      </w:r>
    </w:p>
  </w:comment>
  <w:comment w:id="185" w:author="Timo Sachsenberg" w:date="2020-08-10T15:09:00Z" w:initials="TS">
    <w:p w14:paraId="125F6FAE" w14:textId="724C31A9" w:rsidR="007B3D5D" w:rsidRDefault="007B3D5D">
      <w:pPr>
        <w:pStyle w:val="CommentText"/>
      </w:pPr>
      <w:r>
        <w:rPr>
          <w:rStyle w:val="CommentReference"/>
        </w:rPr>
        <w:annotationRef/>
      </w:r>
    </w:p>
  </w:comment>
  <w:comment w:id="186" w:author="Timo Sachsenberg" w:date="2020-08-10T15:09:00Z" w:initials="TS">
    <w:p w14:paraId="701A1D39" w14:textId="7440F5DE" w:rsidR="007B3D5D" w:rsidRDefault="007B3D5D">
      <w:pPr>
        <w:pStyle w:val="CommentText"/>
      </w:pPr>
      <w:r>
        <w:rPr>
          <w:rStyle w:val="CommentReference"/>
        </w:rPr>
        <w:annotationRef/>
      </w:r>
      <w:r>
        <w:t>Solche Formulierungen und Rückverweise auf Zahlen vermeiden</w:t>
      </w:r>
    </w:p>
  </w:comment>
  <w:comment w:id="187" w:author="Timo Sachsenberg" w:date="2020-08-10T15:10:00Z" w:initials="TS">
    <w:p w14:paraId="7B2544CC" w14:textId="5FCD4FC0" w:rsidR="007B3D5D" w:rsidRDefault="007B3D5D">
      <w:pPr>
        <w:pStyle w:val="CommentText"/>
      </w:pPr>
      <w:r>
        <w:rPr>
          <w:rStyle w:val="CommentReference"/>
        </w:rPr>
        <w:annotationRef/>
      </w:r>
    </w:p>
  </w:comment>
  <w:comment w:id="188" w:author="Timo Sachsenberg" w:date="2020-08-10T15:10:00Z" w:initials="TS">
    <w:p w14:paraId="62796C83" w14:textId="3C98341B" w:rsidR="007B3D5D" w:rsidRDefault="007B3D5D" w:rsidP="007B3D5D">
      <w:pPr>
        <w:pStyle w:val="CommentText"/>
        <w:ind w:left="0" w:firstLine="0"/>
      </w:pPr>
      <w:r>
        <w:rPr>
          <w:rStyle w:val="CommentReference"/>
        </w:rPr>
        <w:annotationRef/>
      </w:r>
      <w:r>
        <w:t>Hier wie oben wiederholen ohne auf Chapter Zahlen zu verweisen</w:t>
      </w:r>
    </w:p>
  </w:comment>
  <w:comment w:id="189" w:author="Timo Sachsenberg" w:date="2020-08-10T15:12:00Z" w:initials="TS">
    <w:p w14:paraId="3613C00F" w14:textId="2EBBC788" w:rsidR="007B3D5D" w:rsidRDefault="007B3D5D">
      <w:pPr>
        <w:pStyle w:val="CommentText"/>
      </w:pPr>
      <w:r>
        <w:rPr>
          <w:rStyle w:val="CommentReference"/>
        </w:rPr>
        <w:annotationRef/>
      </w:r>
    </w:p>
  </w:comment>
  <w:comment w:id="205" w:author="Timo Sachsenberg" w:date="2020-08-10T15:16:00Z" w:initials="TS">
    <w:p w14:paraId="3FCE1086" w14:textId="10B547FB" w:rsidR="00897848" w:rsidRDefault="00897848">
      <w:pPr>
        <w:pStyle w:val="CommentText"/>
      </w:pPr>
      <w:r>
        <w:rPr>
          <w:rStyle w:val="CommentReference"/>
        </w:rPr>
        <w:annotationRef/>
      </w:r>
      <w:r>
        <w:t>rephrase</w:t>
      </w:r>
    </w:p>
  </w:comment>
  <w:comment w:id="206" w:author="Timo Sachsenberg" w:date="2020-08-10T15:16:00Z" w:initials="TS">
    <w:p w14:paraId="159711B2" w14:textId="5F8EA544" w:rsidR="00897848" w:rsidRDefault="00897848">
      <w:pPr>
        <w:pStyle w:val="CommentText"/>
      </w:pPr>
      <w:r>
        <w:rPr>
          <w:rStyle w:val="CommentReference"/>
        </w:rPr>
        <w:annotationRef/>
      </w:r>
    </w:p>
  </w:comment>
  <w:comment w:id="207" w:author="Timo Sachsenberg" w:date="2020-08-10T17:10:00Z" w:initials="TS">
    <w:p w14:paraId="13F501CB" w14:textId="1038F4D9" w:rsidR="00360FD2" w:rsidRPr="00360FD2" w:rsidRDefault="00360FD2" w:rsidP="00360FD2">
      <w:pPr>
        <w:pStyle w:val="CommentText"/>
        <w:ind w:left="0" w:firstLine="0"/>
        <w:rPr>
          <w:lang w:val="en-US"/>
        </w:rPr>
      </w:pPr>
      <w:r>
        <w:rPr>
          <w:rStyle w:val="CommentReference"/>
        </w:rPr>
        <w:annotationRef/>
      </w:r>
      <w:r w:rsidRPr="00360FD2">
        <w:rPr>
          <w:lang w:val="en-US"/>
        </w:rPr>
        <w:t xml:space="preserve">hmm </w:t>
      </w:r>
      <w:proofErr w:type="spellStart"/>
      <w:r w:rsidRPr="00360FD2">
        <w:rPr>
          <w:lang w:val="en-US"/>
        </w:rPr>
        <w:t>evtl</w:t>
      </w:r>
      <w:proofErr w:type="spellEnd"/>
      <w:r w:rsidRPr="00360FD2">
        <w:rPr>
          <w:lang w:val="en-US"/>
        </w:rPr>
        <w:t xml:space="preserve"> </w:t>
      </w:r>
      <w:proofErr w:type="spellStart"/>
      <w:r w:rsidRPr="00360FD2">
        <w:rPr>
          <w:lang w:val="en-US"/>
        </w:rPr>
        <w:t>eher</w:t>
      </w:r>
      <w:proofErr w:type="spellEnd"/>
      <w:r w:rsidRPr="00360FD2">
        <w:rPr>
          <w:lang w:val="en-US"/>
        </w:rPr>
        <w:t xml:space="preserve"> </w:t>
      </w:r>
      <w:r>
        <w:rPr>
          <w:lang w:val="en-US"/>
        </w:rPr>
        <w:t xml:space="preserve">in Outlook </w:t>
      </w:r>
      <w:proofErr w:type="spellStart"/>
      <w:r w:rsidRPr="00360FD2">
        <w:rPr>
          <w:lang w:val="en-US"/>
        </w:rPr>
        <w:t>als</w:t>
      </w:r>
      <w:proofErr w:type="spellEnd"/>
      <w:r w:rsidRPr="00360FD2">
        <w:rPr>
          <w:lang w:val="en-US"/>
        </w:rPr>
        <w:t xml:space="preserve"> „The current AUC calculation for </w:t>
      </w:r>
      <w:r>
        <w:rPr>
          <w:lang w:val="en-US"/>
        </w:rPr>
        <w:t xml:space="preserve">is currently exact and might lead to problems when there are non or only very few targets below the q-value cutoff. In these cases, it might be beneficial to estimate the AUC at the q-value threshold. This could e.g. be done by linearly </w:t>
      </w:r>
      <w:r>
        <w:rPr>
          <w:lang w:val="en-US"/>
        </w:rPr>
        <w:t xml:space="preserve">interpolating </w:t>
      </w:r>
      <w:r>
        <w:rPr>
          <w:lang w:val="en-US"/>
        </w:rPr>
        <w:t>between first target better and first target worse than the q-value threshold.</w:t>
      </w:r>
    </w:p>
  </w:comment>
  <w:comment w:id="208" w:author="Timo Sachsenberg" w:date="2020-08-10T17:16:00Z" w:initials="TS">
    <w:p w14:paraId="7415DD94" w14:textId="05E2722D" w:rsidR="00360FD2" w:rsidRDefault="00360FD2">
      <w:pPr>
        <w:pStyle w:val="CommentText"/>
      </w:pPr>
      <w:r>
        <w:rPr>
          <w:rStyle w:val="CommentReference"/>
        </w:rPr>
        <w:annotationRef/>
      </w:r>
    </w:p>
  </w:comment>
  <w:comment w:id="209" w:author="Timo Sachsenberg" w:date="2020-08-10T17:18:00Z" w:initials="TS">
    <w:p w14:paraId="5B42E21E" w14:textId="2FE97476" w:rsidR="00360FD2" w:rsidRDefault="00360FD2">
      <w:pPr>
        <w:pStyle w:val="CommentText"/>
      </w:pPr>
      <w:r>
        <w:rPr>
          <w:rStyle w:val="CommentReference"/>
        </w:rPr>
        <w:annotationRef/>
      </w:r>
    </w:p>
  </w:comment>
  <w:comment w:id="212" w:author="Timo Sachsenberg" w:date="2020-08-10T15:02:00Z" w:initials="TS">
    <w:p w14:paraId="511ADF6E" w14:textId="2610D0B6" w:rsidR="007B3D5D" w:rsidRDefault="007B3D5D">
      <w:pPr>
        <w:pStyle w:val="CommentText"/>
      </w:pPr>
      <w:r>
        <w:rPr>
          <w:rStyle w:val="CommentReference"/>
        </w:rPr>
        <w:annotationRef/>
      </w:r>
      <w:r>
        <w:t>Weiss nicht ob ich das in outlook machen würde. Eher raus und irgendwo bei methoden erwähnen</w:t>
      </w:r>
    </w:p>
  </w:comment>
  <w:comment w:id="213" w:author="Timo Sachsenberg" w:date="2020-08-10T15:02:00Z" w:initials="TS">
    <w:p w14:paraId="6E23A58A" w14:textId="68928DA6" w:rsidR="007B3D5D" w:rsidRDefault="007B3D5D">
      <w:pPr>
        <w:pStyle w:val="CommentText"/>
      </w:pPr>
      <w:r>
        <w:rPr>
          <w:rStyle w:val="CommentReference"/>
        </w:rPr>
        <w:annotationRef/>
      </w:r>
    </w:p>
  </w:comment>
  <w:comment w:id="216" w:author="Timo Sachsenberg" w:date="2020-08-10T14:44:00Z" w:initials="TS">
    <w:p w14:paraId="2ED9DE39" w14:textId="233DEAB2" w:rsidR="006475E1" w:rsidRPr="006475E1" w:rsidRDefault="006475E1">
      <w:pPr>
        <w:pStyle w:val="CommentText"/>
        <w:rPr>
          <w:lang w:val="en-US"/>
        </w:rPr>
      </w:pPr>
      <w:r>
        <w:rPr>
          <w:rStyle w:val="CommentReference"/>
        </w:rPr>
        <w:annotationRef/>
      </w:r>
      <w:proofErr w:type="gramStart"/>
      <w:r w:rsidRPr="006475E1">
        <w:rPr>
          <w:lang w:val="en-US"/>
        </w:rPr>
        <w:t>However</w:t>
      </w:r>
      <w:proofErr w:type="gramEnd"/>
      <w:r w:rsidRPr="006475E1">
        <w:rPr>
          <w:lang w:val="en-US"/>
        </w:rPr>
        <w:t xml:space="preserve"> some care must b</w:t>
      </w:r>
      <w:r>
        <w:rPr>
          <w:lang w:val="en-US"/>
        </w:rPr>
        <w:t>e taken with more powerful machine learning models. First experiments indicate that these models might detect characteristics of targets rather than true hits and thus introduce a bias that renders FDR estimation unreliable.</w:t>
      </w:r>
    </w:p>
  </w:comment>
  <w:comment w:id="217" w:author="Timo Sachsenberg" w:date="2020-08-10T14:45:00Z" w:initials="TS">
    <w:p w14:paraId="19616B0F" w14:textId="4954ECDD" w:rsidR="006475E1" w:rsidRDefault="006475E1">
      <w:pPr>
        <w:pStyle w:val="CommentText"/>
      </w:pPr>
      <w:r>
        <w:rPr>
          <w:rStyle w:val="CommentReference"/>
        </w:rPr>
        <w:annotationRef/>
      </w:r>
    </w:p>
  </w:comment>
  <w:comment w:id="221" w:author="Timo Sachsenberg" w:date="2020-08-10T15:03:00Z" w:initials="TS">
    <w:p w14:paraId="2D540252" w14:textId="75AB5E4B" w:rsidR="007B3D5D" w:rsidRPr="007B3D5D" w:rsidRDefault="007B3D5D">
      <w:pPr>
        <w:pStyle w:val="CommentText"/>
        <w:rPr>
          <w:lang w:val="en-US"/>
        </w:rPr>
      </w:pPr>
      <w:r>
        <w:rPr>
          <w:rStyle w:val="CommentReference"/>
        </w:rPr>
        <w:annotationRef/>
      </w:r>
      <w:r w:rsidRPr="007B3D5D">
        <w:rPr>
          <w:lang w:val="en-US"/>
        </w:rPr>
        <w:t>Not about reducing dimensionality b</w:t>
      </w:r>
      <w:r>
        <w:rPr>
          <w:lang w:val="en-US"/>
        </w:rPr>
        <w:t xml:space="preserve">ut more about increasing model complexity in a controlled way. Might work better if data is not linear separable </w:t>
      </w:r>
    </w:p>
  </w:comment>
  <w:comment w:id="222" w:author="Timo Sachsenberg" w:date="2020-08-10T15:04:00Z" w:initials="TS">
    <w:p w14:paraId="4A4D5776" w14:textId="14211938" w:rsidR="007B3D5D" w:rsidRPr="007B3D5D" w:rsidRDefault="007B3D5D">
      <w:pPr>
        <w:pStyle w:val="CommentText"/>
        <w:rPr>
          <w:lang w:val="en-US"/>
        </w:rPr>
      </w:pPr>
      <w:r>
        <w:rPr>
          <w:rStyle w:val="CommentReference"/>
        </w:rPr>
        <w:annotationRef/>
      </w:r>
    </w:p>
  </w:comment>
  <w:comment w:id="225" w:author="Timo Sachsenberg" w:date="2020-08-10T14:42:00Z" w:initials="TS">
    <w:p w14:paraId="02E50209" w14:textId="7A490D8E" w:rsidR="006475E1" w:rsidRPr="006475E1" w:rsidRDefault="006475E1">
      <w:pPr>
        <w:pStyle w:val="CommentText"/>
        <w:rPr>
          <w:lang w:val="en-US"/>
        </w:rPr>
      </w:pPr>
      <w:r>
        <w:rPr>
          <w:rStyle w:val="CommentReference"/>
        </w:rPr>
        <w:annotationRef/>
      </w:r>
      <w:r w:rsidRPr="006475E1">
        <w:rPr>
          <w:lang w:val="en-US"/>
        </w:rPr>
        <w:t xml:space="preserve">Protein-RNA </w:t>
      </w:r>
      <w:proofErr w:type="spellStart"/>
      <w:r w:rsidRPr="006475E1">
        <w:rPr>
          <w:lang w:val="en-US"/>
        </w:rPr>
        <w:t>bibtex</w:t>
      </w:r>
      <w:proofErr w:type="spellEnd"/>
      <w:r w:rsidRPr="006475E1">
        <w:rPr>
          <w:lang w:val="en-US"/>
        </w:rPr>
        <w:t xml:space="preserve"> messes up c</w:t>
      </w:r>
      <w:r>
        <w:rPr>
          <w:lang w:val="en-US"/>
        </w:rPr>
        <w:t>apitalization. Often only setting them in {} brackets will keep the correct format</w:t>
      </w:r>
    </w:p>
  </w:comment>
  <w:comment w:id="226" w:author="Timo Sachsenberg" w:date="2020-08-10T14:43:00Z" w:initials="TS">
    <w:p w14:paraId="5F9A0030" w14:textId="3206182A" w:rsidR="006475E1" w:rsidRDefault="006475E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7D62C7" w15:done="0"/>
  <w15:commentEx w15:paraId="6434C251" w15:paraIdParent="1C7D62C7" w15:done="0"/>
  <w15:commentEx w15:paraId="6370245F" w15:done="0"/>
  <w15:commentEx w15:paraId="7FECA313" w15:paraIdParent="6370245F" w15:done="0"/>
  <w15:commentEx w15:paraId="2B981C75" w15:done="0"/>
  <w15:commentEx w15:paraId="2BF23DEE" w15:paraIdParent="2B981C75" w15:done="0"/>
  <w15:commentEx w15:paraId="74F08AE4" w15:done="0"/>
  <w15:commentEx w15:paraId="590BD52C" w15:paraIdParent="74F08AE4" w15:done="0"/>
  <w15:commentEx w15:paraId="2E2352B2" w15:paraIdParent="74F08AE4" w15:done="0"/>
  <w15:commentEx w15:paraId="5C4C2886" w15:done="0"/>
  <w15:commentEx w15:paraId="7723C452" w15:done="0"/>
  <w15:commentEx w15:paraId="26298E07" w15:paraIdParent="7723C452" w15:done="0"/>
  <w15:commentEx w15:paraId="139AA61B" w15:done="0"/>
  <w15:commentEx w15:paraId="489A4866" w15:done="0"/>
  <w15:commentEx w15:paraId="3D7E03FA" w15:paraIdParent="489A4866" w15:done="0"/>
  <w15:commentEx w15:paraId="43ABCED2" w15:done="0"/>
  <w15:commentEx w15:paraId="56FF2298" w15:paraIdParent="43ABCED2" w15:done="0"/>
  <w15:commentEx w15:paraId="7FD6A2B0" w15:done="0"/>
  <w15:commentEx w15:paraId="770374AB" w15:paraIdParent="7FD6A2B0" w15:done="0"/>
  <w15:commentEx w15:paraId="3E1337B6" w15:done="0"/>
  <w15:commentEx w15:paraId="37FCFF55" w15:paraIdParent="3E1337B6" w15:done="0"/>
  <w15:commentEx w15:paraId="3BB3BB24" w15:done="0"/>
  <w15:commentEx w15:paraId="7CC0657B" w15:paraIdParent="3BB3BB24" w15:done="0"/>
  <w15:commentEx w15:paraId="42DD7A13" w15:done="0"/>
  <w15:commentEx w15:paraId="66AEC158" w15:paraIdParent="42DD7A13" w15:done="0"/>
  <w15:commentEx w15:paraId="769DA2DB" w15:done="0"/>
  <w15:commentEx w15:paraId="29ED6F54" w15:paraIdParent="769DA2DB" w15:done="0"/>
  <w15:commentEx w15:paraId="4CF1D5C2" w15:done="0"/>
  <w15:commentEx w15:paraId="7E312DD2" w15:paraIdParent="4CF1D5C2" w15:done="0"/>
  <w15:commentEx w15:paraId="0F539B1D" w15:done="0"/>
  <w15:commentEx w15:paraId="29614E25" w15:paraIdParent="0F539B1D" w15:done="0"/>
  <w15:commentEx w15:paraId="4C0E7AB2" w15:done="0"/>
  <w15:commentEx w15:paraId="12BAE583" w15:paraIdParent="4C0E7AB2" w15:done="0"/>
  <w15:commentEx w15:paraId="046FBFC6" w15:done="0"/>
  <w15:commentEx w15:paraId="72836A93" w15:paraIdParent="046FBFC6" w15:done="0"/>
  <w15:commentEx w15:paraId="2C160B20" w15:done="0"/>
  <w15:commentEx w15:paraId="5C2A8F2B" w15:paraIdParent="2C160B20" w15:done="0"/>
  <w15:commentEx w15:paraId="15CAF216" w15:done="0"/>
  <w15:commentEx w15:paraId="30421B26" w15:paraIdParent="15CAF216" w15:done="0"/>
  <w15:commentEx w15:paraId="0917F515" w15:done="0"/>
  <w15:commentEx w15:paraId="43524B53" w15:paraIdParent="0917F515" w15:done="0"/>
  <w15:commentEx w15:paraId="52B9A805" w15:done="0"/>
  <w15:commentEx w15:paraId="2567A255" w15:paraIdParent="52B9A805" w15:done="0"/>
  <w15:commentEx w15:paraId="7BF873CF" w15:done="0"/>
  <w15:commentEx w15:paraId="21157F68" w15:paraIdParent="7BF873CF" w15:done="0"/>
  <w15:commentEx w15:paraId="45E75753" w15:done="0"/>
  <w15:commentEx w15:paraId="7C84AFE5" w15:paraIdParent="45E75753" w15:done="0"/>
  <w15:commentEx w15:paraId="49DE3D71" w15:done="0"/>
  <w15:commentEx w15:paraId="5A9EA130" w15:done="0"/>
  <w15:commentEx w15:paraId="2687D37C" w15:paraIdParent="5A9EA130" w15:done="0"/>
  <w15:commentEx w15:paraId="11D2B43D" w15:done="1"/>
  <w15:commentEx w15:paraId="4879326F" w15:paraIdParent="11D2B43D" w15:done="1"/>
  <w15:commentEx w15:paraId="0399D290" w15:done="0"/>
  <w15:commentEx w15:paraId="2F086AC4" w15:paraIdParent="0399D290" w15:done="0"/>
  <w15:commentEx w15:paraId="57E9FB0D" w15:done="0"/>
  <w15:commentEx w15:paraId="1E3D7D7F" w15:paraIdParent="57E9FB0D" w15:done="0"/>
  <w15:commentEx w15:paraId="3BFBE34E" w15:done="0"/>
  <w15:commentEx w15:paraId="51DBD447" w15:done="0"/>
  <w15:commentEx w15:paraId="2C12F6D3" w15:paraIdParent="51DBD447" w15:done="0"/>
  <w15:commentEx w15:paraId="7543D4D4" w15:done="0"/>
  <w15:commentEx w15:paraId="3C7C1A55" w15:paraIdParent="7543D4D4" w15:done="0"/>
  <w15:commentEx w15:paraId="4431B74E" w15:done="0"/>
  <w15:commentEx w15:paraId="27D0E509" w15:paraIdParent="4431B74E" w15:done="0"/>
  <w15:commentEx w15:paraId="6FD29100" w15:done="0"/>
  <w15:commentEx w15:paraId="6B09A787" w15:paraIdParent="6FD29100" w15:done="0"/>
  <w15:commentEx w15:paraId="6ADEA3B7" w15:done="0"/>
  <w15:commentEx w15:paraId="1CA02814" w15:paraIdParent="6ADEA3B7" w15:done="0"/>
  <w15:commentEx w15:paraId="56143FBA" w15:done="0"/>
  <w15:commentEx w15:paraId="3DA16363" w15:paraIdParent="56143FBA" w15:done="0"/>
  <w15:commentEx w15:paraId="73D762FA" w15:done="0"/>
  <w15:commentEx w15:paraId="77C6917B" w15:done="0"/>
  <w15:commentEx w15:paraId="587D6023" w15:paraIdParent="77C6917B" w15:done="0"/>
  <w15:commentEx w15:paraId="4A6FD2F0" w15:done="0"/>
  <w15:commentEx w15:paraId="2B1E890F" w15:paraIdParent="4A6FD2F0" w15:done="0"/>
  <w15:commentEx w15:paraId="4A546F76" w15:done="0"/>
  <w15:commentEx w15:paraId="545568C3" w15:paraIdParent="4A546F76" w15:done="0"/>
  <w15:commentEx w15:paraId="7EDC195F" w15:done="0"/>
  <w15:commentEx w15:paraId="6AC6A33D" w15:paraIdParent="7EDC195F" w15:done="0"/>
  <w15:commentEx w15:paraId="48053FA4" w15:done="0"/>
  <w15:commentEx w15:paraId="47A36CF5" w15:paraIdParent="48053FA4" w15:done="0"/>
  <w15:commentEx w15:paraId="53691751" w15:done="0"/>
  <w15:commentEx w15:paraId="54ED1FEB" w15:paraIdParent="53691751" w15:done="0"/>
  <w15:commentEx w15:paraId="3E6B02DD" w15:done="0"/>
  <w15:commentEx w15:paraId="4B0BFA45" w15:paraIdParent="3E6B02DD" w15:done="0"/>
  <w15:commentEx w15:paraId="2D0E9775" w15:done="0"/>
  <w15:commentEx w15:paraId="3B8EB120" w15:paraIdParent="2D0E9775" w15:done="0"/>
  <w15:commentEx w15:paraId="3C9E3E08" w15:done="0"/>
  <w15:commentEx w15:paraId="7420655C" w15:paraIdParent="3C9E3E08" w15:done="0"/>
  <w15:commentEx w15:paraId="464B881A" w15:done="0"/>
  <w15:commentEx w15:paraId="738BB5B4" w15:paraIdParent="464B881A" w15:done="0"/>
  <w15:commentEx w15:paraId="5DD07F3D" w15:done="0"/>
  <w15:commentEx w15:paraId="04FC8F5B" w15:paraIdParent="5DD07F3D" w15:done="0"/>
  <w15:commentEx w15:paraId="6E8C5079" w15:done="0"/>
  <w15:commentEx w15:paraId="2447833F" w15:paraIdParent="6E8C5079" w15:done="0"/>
  <w15:commentEx w15:paraId="163B3D16" w15:done="0"/>
  <w15:commentEx w15:paraId="50756504" w15:done="0"/>
  <w15:commentEx w15:paraId="5A30A1AE" w15:paraIdParent="50756504" w15:done="0"/>
  <w15:commentEx w15:paraId="04CA0475" w15:done="0"/>
  <w15:commentEx w15:paraId="6168147F" w15:paraIdParent="04CA0475" w15:done="0"/>
  <w15:commentEx w15:paraId="10DAB768" w15:done="0"/>
  <w15:commentEx w15:paraId="278150FB" w15:paraIdParent="10DAB768" w15:done="0"/>
  <w15:commentEx w15:paraId="256E50D2" w15:done="0"/>
  <w15:commentEx w15:paraId="24C88CEB" w15:paraIdParent="256E50D2" w15:done="0"/>
  <w15:commentEx w15:paraId="1577455F" w15:done="0"/>
  <w15:commentEx w15:paraId="1A12BFB8" w15:paraIdParent="1577455F" w15:done="0"/>
  <w15:commentEx w15:paraId="47435925" w15:done="0"/>
  <w15:commentEx w15:paraId="535D702E" w15:paraIdParent="47435925" w15:done="0"/>
  <w15:commentEx w15:paraId="54D13A88" w15:done="0"/>
  <w15:commentEx w15:paraId="1C4018D4" w15:paraIdParent="54D13A88" w15:done="0"/>
  <w15:commentEx w15:paraId="007D7145" w15:paraIdParent="54D13A88" w15:done="0"/>
  <w15:commentEx w15:paraId="4B43A947" w15:paraIdParent="54D13A88" w15:done="0"/>
  <w15:commentEx w15:paraId="125F6FAE" w15:paraIdParent="54D13A88" w15:done="0"/>
  <w15:commentEx w15:paraId="701A1D39" w15:done="0"/>
  <w15:commentEx w15:paraId="7B2544CC" w15:paraIdParent="701A1D39" w15:done="0"/>
  <w15:commentEx w15:paraId="62796C83" w15:done="0"/>
  <w15:commentEx w15:paraId="3613C00F" w15:paraIdParent="62796C83" w15:done="0"/>
  <w15:commentEx w15:paraId="3FCE1086" w15:done="0"/>
  <w15:commentEx w15:paraId="159711B2" w15:paraIdParent="3FCE1086" w15:done="0"/>
  <w15:commentEx w15:paraId="13F501CB" w15:done="0"/>
  <w15:commentEx w15:paraId="7415DD94" w15:paraIdParent="13F501CB" w15:done="0"/>
  <w15:commentEx w15:paraId="5B42E21E" w15:done="1"/>
  <w15:commentEx w15:paraId="511ADF6E" w15:done="0"/>
  <w15:commentEx w15:paraId="6E23A58A" w15:paraIdParent="511ADF6E" w15:done="0"/>
  <w15:commentEx w15:paraId="2ED9DE39" w15:done="0"/>
  <w15:commentEx w15:paraId="19616B0F" w15:paraIdParent="2ED9DE39" w15:done="0"/>
  <w15:commentEx w15:paraId="2D540252" w15:done="0"/>
  <w15:commentEx w15:paraId="4A4D5776" w15:paraIdParent="2D540252" w15:done="0"/>
  <w15:commentEx w15:paraId="02E50209" w15:done="0"/>
  <w15:commentEx w15:paraId="5F9A0030" w15:paraIdParent="02E502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BAB05" w16cex:dateUtc="2020-08-10T09:16:00Z"/>
  <w16cex:commentExtensible w16cex:durableId="22DBAB28" w16cex:dateUtc="2020-08-10T09:16:00Z"/>
  <w16cex:commentExtensible w16cex:durableId="22DBB60C" w16cex:dateUtc="2020-08-10T10:03:00Z"/>
  <w16cex:commentExtensible w16cex:durableId="22DBB64B" w16cex:dateUtc="2020-08-10T10:04:00Z"/>
  <w16cex:commentExtensible w16cex:durableId="22DBB69B" w16cex:dateUtc="2020-08-10T10:05:00Z"/>
  <w16cex:commentExtensible w16cex:durableId="22DBB6B0" w16cex:dateUtc="2020-08-10T10:06:00Z"/>
  <w16cex:commentExtensible w16cex:durableId="22DBB6C9" w16cex:dateUtc="2020-08-10T10:06:00Z"/>
  <w16cex:commentExtensible w16cex:durableId="22DBB6CF" w16cex:dateUtc="2020-08-10T10:06:00Z"/>
  <w16cex:commentExtensible w16cex:durableId="22DBB6F8" w16cex:dateUtc="2020-08-10T10:07:00Z"/>
  <w16cex:commentExtensible w16cex:durableId="22DBB705" w16cex:dateUtc="2020-08-10T10:07:00Z"/>
  <w16cex:commentExtensible w16cex:durableId="22DBB738" w16cex:dateUtc="2020-08-10T10:08:00Z"/>
  <w16cex:commentExtensible w16cex:durableId="22DBB74F" w16cex:dateUtc="2020-08-10T10:08:00Z"/>
  <w16cex:commentExtensible w16cex:durableId="22DBB752" w16cex:dateUtc="2020-08-10T10:08:00Z"/>
  <w16cex:commentExtensible w16cex:durableId="22DBB8CE" w16cex:dateUtc="2020-08-10T10:15:00Z"/>
  <w16cex:commentExtensible w16cex:durableId="22DBB921" w16cex:dateUtc="2020-08-10T10:16:00Z"/>
  <w16cex:commentExtensible w16cex:durableId="22DBB8B3" w16cex:dateUtc="2020-08-10T10:14:00Z"/>
  <w16cex:commentExtensible w16cex:durableId="22DBB8C1" w16cex:dateUtc="2020-08-10T10:14:00Z"/>
  <w16cex:commentExtensible w16cex:durableId="22DBB9C0" w16cex:dateUtc="2020-08-10T10:19:00Z"/>
  <w16cex:commentExtensible w16cex:durableId="22DBB9CD" w16cex:dateUtc="2020-08-10T10:19:00Z"/>
  <w16cex:commentExtensible w16cex:durableId="22DBBA13" w16cex:dateUtc="2020-08-10T10:20:00Z"/>
  <w16cex:commentExtensible w16cex:durableId="22DBBA2B" w16cex:dateUtc="2020-08-10T10:20:00Z"/>
  <w16cex:commentExtensible w16cex:durableId="22DBBA45" w16cex:dateUtc="2020-08-10T10:21:00Z"/>
  <w16cex:commentExtensible w16cex:durableId="22DBBA49" w16cex:dateUtc="2020-08-10T10:21:00Z"/>
  <w16cex:commentExtensible w16cex:durableId="22DBBA70" w16cex:dateUtc="2020-08-10T10:22:00Z"/>
  <w16cex:commentExtensible w16cex:durableId="22DBBAE8" w16cex:dateUtc="2020-08-10T10:24:00Z"/>
  <w16cex:commentExtensible w16cex:durableId="22DBBAF8" w16cex:dateUtc="2020-08-10T10:24:00Z"/>
  <w16cex:commentExtensible w16cex:durableId="22DBBB43" w16cex:dateUtc="2020-08-10T10:25:00Z"/>
  <w16cex:commentExtensible w16cex:durableId="22DBBB78" w16cex:dateUtc="2020-08-10T10:26:00Z"/>
  <w16cex:commentExtensible w16cex:durableId="22DBBB80" w16cex:dateUtc="2020-08-10T10:26:00Z"/>
  <w16cex:commentExtensible w16cex:durableId="22DBBB9A" w16cex:dateUtc="2020-08-10T10:27:00Z"/>
  <w16cex:commentExtensible w16cex:durableId="22DBBB9D" w16cex:dateUtc="2020-08-10T10:27:00Z"/>
  <w16cex:commentExtensible w16cex:durableId="22DBBBF5" w16cex:dateUtc="2020-08-10T10:28:00Z"/>
  <w16cex:commentExtensible w16cex:durableId="22DBBBFC" w16cex:dateUtc="2020-08-10T10:28:00Z"/>
  <w16cex:commentExtensible w16cex:durableId="22DBBBCD" w16cex:dateUtc="2020-08-10T10:27:00Z"/>
  <w16cex:commentExtensible w16cex:durableId="22DBBBDF" w16cex:dateUtc="2020-08-10T10:28:00Z"/>
  <w16cex:commentExtensible w16cex:durableId="22DBBBE6" w16cex:dateUtc="2020-08-10T10:28:00Z"/>
  <w16cex:commentExtensible w16cex:durableId="22DBBBF1" w16cex:dateUtc="2020-08-10T10:28:00Z"/>
  <w16cex:commentExtensible w16cex:durableId="22DBBC9A" w16cex:dateUtc="2020-08-10T10:31:00Z"/>
  <w16cex:commentExtensible w16cex:durableId="22DBBCE2" w16cex:dateUtc="2020-08-10T10:32:00Z"/>
  <w16cex:commentExtensible w16cex:durableId="22DBBCEE" w16cex:dateUtc="2020-08-10T10:32:00Z"/>
  <w16cex:commentExtensible w16cex:durableId="22DBBD84" w16cex:dateUtc="2020-08-10T10:35:00Z"/>
  <w16cex:commentExtensible w16cex:durableId="22DBBD90" w16cex:dateUtc="2020-08-10T10:35:00Z"/>
  <w16cex:commentExtensible w16cex:durableId="22DBBD94" w16cex:dateUtc="2020-08-10T10:35:00Z"/>
  <w16cex:commentExtensible w16cex:durableId="22DBBDBA" w16cex:dateUtc="2020-08-10T10:36:00Z"/>
  <w16cex:commentExtensible w16cex:durableId="22DBBDC2" w16cex:dateUtc="2020-08-10T10:36:00Z"/>
  <w16cex:commentExtensible w16cex:durableId="22DBBDE5" w16cex:dateUtc="2020-08-10T10:36:00Z"/>
  <w16cex:commentExtensible w16cex:durableId="22DBBDF6" w16cex:dateUtc="2020-08-10T10:37:00Z"/>
  <w16cex:commentExtensible w16cex:durableId="22DBBE37" w16cex:dateUtc="2020-08-10T10:38:00Z"/>
  <w16cex:commentExtensible w16cex:durableId="22DBBE6D" w16cex:dateUtc="2020-08-10T10:39:00Z"/>
  <w16cex:commentExtensible w16cex:durableId="22DBBE76" w16cex:dateUtc="2020-08-10T10:39:00Z"/>
  <w16cex:commentExtensible w16cex:durableId="22DBBE84" w16cex:dateUtc="2020-08-10T10:39:00Z"/>
  <w16cex:commentExtensible w16cex:durableId="22DBBE8A" w16cex:dateUtc="2020-08-10T10:39:00Z"/>
  <w16cex:commentExtensible w16cex:durableId="22DBBEA5" w16cex:dateUtc="2020-08-10T10:40:00Z"/>
  <w16cex:commentExtensible w16cex:durableId="22DBBEB0" w16cex:dateUtc="2020-08-10T10:40:00Z"/>
  <w16cex:commentExtensible w16cex:durableId="22DBBED5" w16cex:dateUtc="2020-08-10T10:40:00Z"/>
  <w16cex:commentExtensible w16cex:durableId="22DBBEE7" w16cex:dateUtc="2020-08-10T10:41:00Z"/>
  <w16cex:commentExtensible w16cex:durableId="22DBBF2C" w16cex:dateUtc="2020-08-10T10:42:00Z"/>
  <w16cex:commentExtensible w16cex:durableId="22DBBF4A" w16cex:dateUtc="2020-08-10T10:42:00Z"/>
  <w16cex:commentExtensible w16cex:durableId="22DBBF5C" w16cex:dateUtc="2020-08-10T10:43:00Z"/>
  <w16cex:commentExtensible w16cex:durableId="22DBC18C" w16cex:dateUtc="2020-08-10T10:52:00Z"/>
  <w16cex:commentExtensible w16cex:durableId="22DBC19C" w16cex:dateUtc="2020-08-10T10:52:00Z"/>
  <w16cex:commentExtensible w16cex:durableId="22DBC1FC" w16cex:dateUtc="2020-08-10T10:54:00Z"/>
  <w16cex:commentExtensible w16cex:durableId="22DBC20C" w16cex:dateUtc="2020-08-10T10:54:00Z"/>
  <w16cex:commentExtensible w16cex:durableId="22DBC9FD" w16cex:dateUtc="2020-08-10T11:28:00Z"/>
  <w16cex:commentExtensible w16cex:durableId="22DBCA11" w16cex:dateUtc="2020-08-10T11:28:00Z"/>
  <w16cex:commentExtensible w16cex:durableId="22DBC935" w16cex:dateUtc="2020-08-10T11:25:00Z"/>
  <w16cex:commentExtensible w16cex:durableId="22DBC96D" w16cex:dateUtc="2020-08-10T11:26:00Z"/>
  <w16cex:commentExtensible w16cex:durableId="22DBC984" w16cex:dateUtc="2020-08-10T11:26:00Z"/>
  <w16cex:commentExtensible w16cex:durableId="22DBC993" w16cex:dateUtc="2020-08-10T11:26:00Z"/>
  <w16cex:commentExtensible w16cex:durableId="22DBC9D4" w16cex:dateUtc="2020-08-10T11:27:00Z"/>
  <w16cex:commentExtensible w16cex:durableId="22DBCA25" w16cex:dateUtc="2020-08-10T11:29:00Z"/>
  <w16cex:commentExtensible w16cex:durableId="22DBCA33" w16cex:dateUtc="2020-08-10T11:29:00Z"/>
  <w16cex:commentExtensible w16cex:durableId="22DBCA77" w16cex:dateUtc="2020-08-10T11:30:00Z"/>
  <w16cex:commentExtensible w16cex:durableId="22DBCA7C" w16cex:dateUtc="2020-08-10T11:30:00Z"/>
  <w16cex:commentExtensible w16cex:durableId="22DBCA8E" w16cex:dateUtc="2020-08-10T11:30:00Z"/>
  <w16cex:commentExtensible w16cex:durableId="22DBCAAB" w16cex:dateUtc="2020-08-10T11:31:00Z"/>
  <w16cex:commentExtensible w16cex:durableId="22DBCC74" w16cex:dateUtc="2020-08-10T11:39:00Z"/>
  <w16cex:commentExtensible w16cex:durableId="22DBCC83" w16cex:dateUtc="2020-08-10T11:39:00Z"/>
  <w16cex:commentExtensible w16cex:durableId="22DBCC46" w16cex:dateUtc="2020-08-10T11:38:00Z"/>
  <w16cex:commentExtensible w16cex:durableId="22DBCC4F" w16cex:dateUtc="2020-08-10T11:38:00Z"/>
  <w16cex:commentExtensible w16cex:durableId="22DBCC55" w16cex:dateUtc="2020-08-10T11:38:00Z"/>
  <w16cex:commentExtensible w16cex:durableId="22DBCC58" w16cex:dateUtc="2020-08-10T11:38:00Z"/>
  <w16cex:commentExtensible w16cex:durableId="22DBCF7D" w16cex:dateUtc="2020-08-10T11:51:00Z"/>
  <w16cex:commentExtensible w16cex:durableId="22DBCF81" w16cex:dateUtc="2020-08-10T11:52:00Z"/>
  <w16cex:commentExtensible w16cex:durableId="22DBCF9A" w16cex:dateUtc="2020-08-10T11:52:00Z"/>
  <w16cex:commentExtensible w16cex:durableId="22DBCFAB" w16cex:dateUtc="2020-08-10T11:52:00Z"/>
  <w16cex:commentExtensible w16cex:durableId="22DBD544" w16cex:dateUtc="2020-08-10T12:16:00Z"/>
  <w16cex:commentExtensible w16cex:durableId="22DBD55C" w16cex:dateUtc="2020-08-10T12:17:00Z"/>
  <w16cex:commentExtensible w16cex:durableId="22DBD767" w16cex:dateUtc="2020-08-10T12:25:00Z"/>
  <w16cex:commentExtensible w16cex:durableId="22DBD782" w16cex:dateUtc="2020-08-10T12:26:00Z"/>
  <w16cex:commentExtensible w16cex:durableId="22DBD58C" w16cex:dateUtc="2020-08-10T12:17:00Z"/>
  <w16cex:commentExtensible w16cex:durableId="22DBD590" w16cex:dateUtc="2020-08-10T12:17:00Z"/>
  <w16cex:commentExtensible w16cex:durableId="22DBD5A7" w16cex:dateUtc="2020-08-10T12:18:00Z"/>
  <w16cex:commentExtensible w16cex:durableId="22DBD5B8" w16cex:dateUtc="2020-08-10T12:18:00Z"/>
  <w16cex:commentExtensible w16cex:durableId="22DBD839" w16cex:dateUtc="2020-08-10T12:29:00Z"/>
  <w16cex:commentExtensible w16cex:durableId="22DBD7D2" w16cex:dateUtc="2020-08-10T12:27:00Z"/>
  <w16cex:commentExtensible w16cex:durableId="22DBD7F5" w16cex:dateUtc="2020-08-10T12:28:00Z"/>
  <w16cex:commentExtensible w16cex:durableId="22DBD897" w16cex:dateUtc="2020-08-10T12:30:00Z"/>
  <w16cex:commentExtensible w16cex:durableId="22DBD8B1" w16cex:dateUtc="2020-08-10T12:31:00Z"/>
  <w16cex:commentExtensible w16cex:durableId="22DBD8DF" w16cex:dateUtc="2020-08-10T12:31:00Z"/>
  <w16cex:commentExtensible w16cex:durableId="22DBD8F0" w16cex:dateUtc="2020-08-10T12:32:00Z"/>
  <w16cex:commentExtensible w16cex:durableId="22DBD93A" w16cex:dateUtc="2020-08-10T12:33:00Z"/>
  <w16cex:commentExtensible w16cex:durableId="22DBD971" w16cex:dateUtc="2020-08-10T12:34:00Z"/>
  <w16cex:commentExtensible w16cex:durableId="22DBD99E" w16cex:dateUtc="2020-08-10T12:35:00Z"/>
  <w16cex:commentExtensible w16cex:durableId="22DBD9AF" w16cex:dateUtc="2020-08-10T12:35:00Z"/>
  <w16cex:commentExtensible w16cex:durableId="22DBDA1D" w16cex:dateUtc="2020-08-10T12:37:00Z"/>
  <w16cex:commentExtensible w16cex:durableId="22DBDA28" w16cex:dateUtc="2020-08-10T12:37:00Z"/>
  <w16cex:commentExtensible w16cex:durableId="22DBE09E" w16cex:dateUtc="2020-08-10T13:05:00Z"/>
  <w16cex:commentExtensible w16cex:durableId="22DBE14F" w16cex:dateUtc="2020-08-10T13:07:00Z"/>
  <w16cex:commentExtensible w16cex:durableId="22DBE161" w16cex:dateUtc="2020-08-10T13:08:00Z"/>
  <w16cex:commentExtensible w16cex:durableId="22DBE1A9" w16cex:dateUtc="2020-08-10T13:09:00Z"/>
  <w16cex:commentExtensible w16cex:durableId="22DBE1B7" w16cex:dateUtc="2020-08-10T13:09:00Z"/>
  <w16cex:commentExtensible w16cex:durableId="22DBE1C5" w16cex:dateUtc="2020-08-10T13:09:00Z"/>
  <w16cex:commentExtensible w16cex:durableId="22DBE1DF" w16cex:dateUtc="2020-08-10T13:10:00Z"/>
  <w16cex:commentExtensible w16cex:durableId="22DBE1F5" w16cex:dateUtc="2020-08-10T13:10:00Z"/>
  <w16cex:commentExtensible w16cex:durableId="22DBE24D" w16cex:dateUtc="2020-08-10T13:12:00Z"/>
  <w16cex:commentExtensible w16cex:durableId="22DBE337" w16cex:dateUtc="2020-08-10T13:16:00Z"/>
  <w16cex:commentExtensible w16cex:durableId="22DBE33B" w16cex:dateUtc="2020-08-10T13:16:00Z"/>
  <w16cex:commentExtensible w16cex:durableId="22DBFE10" w16cex:dateUtc="2020-08-10T15:10:00Z"/>
  <w16cex:commentExtensible w16cex:durableId="22DBFF82" w16cex:dateUtc="2020-08-10T15:16:00Z"/>
  <w16cex:commentExtensible w16cex:durableId="22DBFFD2" w16cex:dateUtc="2020-08-10T15:18:00Z"/>
  <w16cex:commentExtensible w16cex:durableId="22DBDFF7" w16cex:dateUtc="2020-08-10T13:02:00Z"/>
  <w16cex:commentExtensible w16cex:durableId="22DBE00C" w16cex:dateUtc="2020-08-10T13:02:00Z"/>
  <w16cex:commentExtensible w16cex:durableId="22DBDBC3" w16cex:dateUtc="2020-08-10T12:44:00Z"/>
  <w16cex:commentExtensible w16cex:durableId="22DBDC0D" w16cex:dateUtc="2020-08-10T12:45:00Z"/>
  <w16cex:commentExtensible w16cex:durableId="22DBE02B" w16cex:dateUtc="2020-08-10T13:03:00Z"/>
  <w16cex:commentExtensible w16cex:durableId="22DBE077" w16cex:dateUtc="2020-08-10T13:04:00Z"/>
  <w16cex:commentExtensible w16cex:durableId="22DBDB71" w16cex:dateUtc="2020-08-10T12:42:00Z"/>
  <w16cex:commentExtensible w16cex:durableId="22DBDB97" w16cex:dateUtc="2020-08-10T1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7D62C7" w16cid:durableId="22DBAB05"/>
  <w16cid:commentId w16cid:paraId="6434C251" w16cid:durableId="22DBAB28"/>
  <w16cid:commentId w16cid:paraId="6370245F" w16cid:durableId="22DBB60C"/>
  <w16cid:commentId w16cid:paraId="7FECA313" w16cid:durableId="22DBB64B"/>
  <w16cid:commentId w16cid:paraId="2B981C75" w16cid:durableId="22DBB69B"/>
  <w16cid:commentId w16cid:paraId="2BF23DEE" w16cid:durableId="22DBB6B0"/>
  <w16cid:commentId w16cid:paraId="74F08AE4" w16cid:durableId="22DBB6C9"/>
  <w16cid:commentId w16cid:paraId="590BD52C" w16cid:durableId="22DBB6CF"/>
  <w16cid:commentId w16cid:paraId="2E2352B2" w16cid:durableId="22DBB6F8"/>
  <w16cid:commentId w16cid:paraId="5C4C2886" w16cid:durableId="22DBB705"/>
  <w16cid:commentId w16cid:paraId="7723C452" w16cid:durableId="22DBB738"/>
  <w16cid:commentId w16cid:paraId="26298E07" w16cid:durableId="22DBB74F"/>
  <w16cid:commentId w16cid:paraId="139AA61B" w16cid:durableId="22DBB752"/>
  <w16cid:commentId w16cid:paraId="489A4866" w16cid:durableId="22DBB8CE"/>
  <w16cid:commentId w16cid:paraId="3D7E03FA" w16cid:durableId="22DBB921"/>
  <w16cid:commentId w16cid:paraId="43ABCED2" w16cid:durableId="22DBB8B3"/>
  <w16cid:commentId w16cid:paraId="56FF2298" w16cid:durableId="22DBB8C1"/>
  <w16cid:commentId w16cid:paraId="7FD6A2B0" w16cid:durableId="22DBB9C0"/>
  <w16cid:commentId w16cid:paraId="770374AB" w16cid:durableId="22DBB9CD"/>
  <w16cid:commentId w16cid:paraId="3E1337B6" w16cid:durableId="22DBBA13"/>
  <w16cid:commentId w16cid:paraId="37FCFF55" w16cid:durableId="22DBBA2B"/>
  <w16cid:commentId w16cid:paraId="3BB3BB24" w16cid:durableId="22DBBA45"/>
  <w16cid:commentId w16cid:paraId="7CC0657B" w16cid:durableId="22DBBA49"/>
  <w16cid:commentId w16cid:paraId="42DD7A13" w16cid:durableId="22DBBA70"/>
  <w16cid:commentId w16cid:paraId="66AEC158" w16cid:durableId="22DBBAE8"/>
  <w16cid:commentId w16cid:paraId="769DA2DB" w16cid:durableId="22DBBAF8"/>
  <w16cid:commentId w16cid:paraId="29ED6F54" w16cid:durableId="22DBBB43"/>
  <w16cid:commentId w16cid:paraId="4CF1D5C2" w16cid:durableId="22DBBB78"/>
  <w16cid:commentId w16cid:paraId="7E312DD2" w16cid:durableId="22DBBB80"/>
  <w16cid:commentId w16cid:paraId="0F539B1D" w16cid:durableId="22DBBB9A"/>
  <w16cid:commentId w16cid:paraId="29614E25" w16cid:durableId="22DBBB9D"/>
  <w16cid:commentId w16cid:paraId="4C0E7AB2" w16cid:durableId="22DBBBF5"/>
  <w16cid:commentId w16cid:paraId="12BAE583" w16cid:durableId="22DBBBFC"/>
  <w16cid:commentId w16cid:paraId="046FBFC6" w16cid:durableId="22DBBBCD"/>
  <w16cid:commentId w16cid:paraId="72836A93" w16cid:durableId="22DBBBDF"/>
  <w16cid:commentId w16cid:paraId="2C160B20" w16cid:durableId="22DBBBE6"/>
  <w16cid:commentId w16cid:paraId="5C2A8F2B" w16cid:durableId="22DBBBF1"/>
  <w16cid:commentId w16cid:paraId="15CAF216" w16cid:durableId="22DBBC9A"/>
  <w16cid:commentId w16cid:paraId="30421B26" w16cid:durableId="22DBBCE2"/>
  <w16cid:commentId w16cid:paraId="0917F515" w16cid:durableId="22DBBCEE"/>
  <w16cid:commentId w16cid:paraId="43524B53" w16cid:durableId="22DBBD84"/>
  <w16cid:commentId w16cid:paraId="52B9A805" w16cid:durableId="22DBBD90"/>
  <w16cid:commentId w16cid:paraId="2567A255" w16cid:durableId="22DBBD94"/>
  <w16cid:commentId w16cid:paraId="7BF873CF" w16cid:durableId="22DBBDBA"/>
  <w16cid:commentId w16cid:paraId="21157F68" w16cid:durableId="22DBBDC2"/>
  <w16cid:commentId w16cid:paraId="45E75753" w16cid:durableId="22DBBDE5"/>
  <w16cid:commentId w16cid:paraId="7C84AFE5" w16cid:durableId="22DBBDF6"/>
  <w16cid:commentId w16cid:paraId="49DE3D71" w16cid:durableId="22DBBE37"/>
  <w16cid:commentId w16cid:paraId="5A9EA130" w16cid:durableId="22DBBE6D"/>
  <w16cid:commentId w16cid:paraId="2687D37C" w16cid:durableId="22DBBE76"/>
  <w16cid:commentId w16cid:paraId="11D2B43D" w16cid:durableId="22DBBE84"/>
  <w16cid:commentId w16cid:paraId="4879326F" w16cid:durableId="22DBBE8A"/>
  <w16cid:commentId w16cid:paraId="0399D290" w16cid:durableId="22DBBEA5"/>
  <w16cid:commentId w16cid:paraId="2F086AC4" w16cid:durableId="22DBBEB0"/>
  <w16cid:commentId w16cid:paraId="57E9FB0D" w16cid:durableId="22DBBED5"/>
  <w16cid:commentId w16cid:paraId="1E3D7D7F" w16cid:durableId="22DBBEE7"/>
  <w16cid:commentId w16cid:paraId="3BFBE34E" w16cid:durableId="22DBBF2C"/>
  <w16cid:commentId w16cid:paraId="51DBD447" w16cid:durableId="22DBBF4A"/>
  <w16cid:commentId w16cid:paraId="2C12F6D3" w16cid:durableId="22DBBF5C"/>
  <w16cid:commentId w16cid:paraId="7543D4D4" w16cid:durableId="22DBC18C"/>
  <w16cid:commentId w16cid:paraId="3C7C1A55" w16cid:durableId="22DBC19C"/>
  <w16cid:commentId w16cid:paraId="4431B74E" w16cid:durableId="22DBC1FC"/>
  <w16cid:commentId w16cid:paraId="27D0E509" w16cid:durableId="22DBC20C"/>
  <w16cid:commentId w16cid:paraId="6FD29100" w16cid:durableId="22DBC9FD"/>
  <w16cid:commentId w16cid:paraId="6B09A787" w16cid:durableId="22DBCA11"/>
  <w16cid:commentId w16cid:paraId="6ADEA3B7" w16cid:durableId="22DBC935"/>
  <w16cid:commentId w16cid:paraId="1CA02814" w16cid:durableId="22DBC96D"/>
  <w16cid:commentId w16cid:paraId="56143FBA" w16cid:durableId="22DBC984"/>
  <w16cid:commentId w16cid:paraId="3DA16363" w16cid:durableId="22DBC993"/>
  <w16cid:commentId w16cid:paraId="73D762FA" w16cid:durableId="22DBC9D4"/>
  <w16cid:commentId w16cid:paraId="77C6917B" w16cid:durableId="22DBCA25"/>
  <w16cid:commentId w16cid:paraId="587D6023" w16cid:durableId="22DBCA33"/>
  <w16cid:commentId w16cid:paraId="4A6FD2F0" w16cid:durableId="22DBCA77"/>
  <w16cid:commentId w16cid:paraId="2B1E890F" w16cid:durableId="22DBCA7C"/>
  <w16cid:commentId w16cid:paraId="4A546F76" w16cid:durableId="22DBCA8E"/>
  <w16cid:commentId w16cid:paraId="545568C3" w16cid:durableId="22DBCAAB"/>
  <w16cid:commentId w16cid:paraId="7EDC195F" w16cid:durableId="22DBCC74"/>
  <w16cid:commentId w16cid:paraId="6AC6A33D" w16cid:durableId="22DBCC83"/>
  <w16cid:commentId w16cid:paraId="48053FA4" w16cid:durableId="22DBCC46"/>
  <w16cid:commentId w16cid:paraId="47A36CF5" w16cid:durableId="22DBCC4F"/>
  <w16cid:commentId w16cid:paraId="53691751" w16cid:durableId="22DBCC55"/>
  <w16cid:commentId w16cid:paraId="54ED1FEB" w16cid:durableId="22DBCC58"/>
  <w16cid:commentId w16cid:paraId="3E6B02DD" w16cid:durableId="22DBCF7D"/>
  <w16cid:commentId w16cid:paraId="4B0BFA45" w16cid:durableId="22DBCF81"/>
  <w16cid:commentId w16cid:paraId="2D0E9775" w16cid:durableId="22DBCF9A"/>
  <w16cid:commentId w16cid:paraId="3B8EB120" w16cid:durableId="22DBCFAB"/>
  <w16cid:commentId w16cid:paraId="3C9E3E08" w16cid:durableId="22DBD544"/>
  <w16cid:commentId w16cid:paraId="7420655C" w16cid:durableId="22DBD55C"/>
  <w16cid:commentId w16cid:paraId="464B881A" w16cid:durableId="22DBD767"/>
  <w16cid:commentId w16cid:paraId="738BB5B4" w16cid:durableId="22DBD782"/>
  <w16cid:commentId w16cid:paraId="5DD07F3D" w16cid:durableId="22DBD58C"/>
  <w16cid:commentId w16cid:paraId="04FC8F5B" w16cid:durableId="22DBD590"/>
  <w16cid:commentId w16cid:paraId="6E8C5079" w16cid:durableId="22DBD5A7"/>
  <w16cid:commentId w16cid:paraId="2447833F" w16cid:durableId="22DBD5B8"/>
  <w16cid:commentId w16cid:paraId="163B3D16" w16cid:durableId="22DBD839"/>
  <w16cid:commentId w16cid:paraId="50756504" w16cid:durableId="22DBD7D2"/>
  <w16cid:commentId w16cid:paraId="5A30A1AE" w16cid:durableId="22DBD7F5"/>
  <w16cid:commentId w16cid:paraId="04CA0475" w16cid:durableId="22DBD897"/>
  <w16cid:commentId w16cid:paraId="6168147F" w16cid:durableId="22DBD8B1"/>
  <w16cid:commentId w16cid:paraId="10DAB768" w16cid:durableId="22DBD8DF"/>
  <w16cid:commentId w16cid:paraId="278150FB" w16cid:durableId="22DBD8F0"/>
  <w16cid:commentId w16cid:paraId="256E50D2" w16cid:durableId="22DBD93A"/>
  <w16cid:commentId w16cid:paraId="24C88CEB" w16cid:durableId="22DBD971"/>
  <w16cid:commentId w16cid:paraId="1577455F" w16cid:durableId="22DBD99E"/>
  <w16cid:commentId w16cid:paraId="1A12BFB8" w16cid:durableId="22DBD9AF"/>
  <w16cid:commentId w16cid:paraId="47435925" w16cid:durableId="22DBDA1D"/>
  <w16cid:commentId w16cid:paraId="535D702E" w16cid:durableId="22DBDA28"/>
  <w16cid:commentId w16cid:paraId="54D13A88" w16cid:durableId="22DBE09E"/>
  <w16cid:commentId w16cid:paraId="1C4018D4" w16cid:durableId="22DBE14F"/>
  <w16cid:commentId w16cid:paraId="007D7145" w16cid:durableId="22DBE161"/>
  <w16cid:commentId w16cid:paraId="4B43A947" w16cid:durableId="22DBE1A9"/>
  <w16cid:commentId w16cid:paraId="125F6FAE" w16cid:durableId="22DBE1B7"/>
  <w16cid:commentId w16cid:paraId="701A1D39" w16cid:durableId="22DBE1C5"/>
  <w16cid:commentId w16cid:paraId="7B2544CC" w16cid:durableId="22DBE1DF"/>
  <w16cid:commentId w16cid:paraId="62796C83" w16cid:durableId="22DBE1F5"/>
  <w16cid:commentId w16cid:paraId="3613C00F" w16cid:durableId="22DBE24D"/>
  <w16cid:commentId w16cid:paraId="3FCE1086" w16cid:durableId="22DBE337"/>
  <w16cid:commentId w16cid:paraId="159711B2" w16cid:durableId="22DBE33B"/>
  <w16cid:commentId w16cid:paraId="13F501CB" w16cid:durableId="22DBFE10"/>
  <w16cid:commentId w16cid:paraId="7415DD94" w16cid:durableId="22DBFF82"/>
  <w16cid:commentId w16cid:paraId="5B42E21E" w16cid:durableId="22DBFFD2"/>
  <w16cid:commentId w16cid:paraId="511ADF6E" w16cid:durableId="22DBDFF7"/>
  <w16cid:commentId w16cid:paraId="6E23A58A" w16cid:durableId="22DBE00C"/>
  <w16cid:commentId w16cid:paraId="2ED9DE39" w16cid:durableId="22DBDBC3"/>
  <w16cid:commentId w16cid:paraId="19616B0F" w16cid:durableId="22DBDC0D"/>
  <w16cid:commentId w16cid:paraId="2D540252" w16cid:durableId="22DBE02B"/>
  <w16cid:commentId w16cid:paraId="4A4D5776" w16cid:durableId="22DBE077"/>
  <w16cid:commentId w16cid:paraId="02E50209" w16cid:durableId="22DBDB71"/>
  <w16cid:commentId w16cid:paraId="5F9A0030" w16cid:durableId="22DBDB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3842A9" w14:textId="77777777" w:rsidR="00844A37" w:rsidRDefault="00844A37">
      <w:pPr>
        <w:spacing w:after="0" w:line="240" w:lineRule="auto"/>
      </w:pPr>
      <w:r>
        <w:separator/>
      </w:r>
    </w:p>
  </w:endnote>
  <w:endnote w:type="continuationSeparator" w:id="0">
    <w:p w14:paraId="1DCFD73D" w14:textId="77777777" w:rsidR="00844A37" w:rsidRDefault="00844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F4853" w14:textId="77777777" w:rsidR="008D08FB" w:rsidRDefault="008D08FB">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BF8E2" w14:textId="77777777" w:rsidR="008D08FB" w:rsidRDefault="008D08FB">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1285F" w14:textId="77777777" w:rsidR="008D08FB" w:rsidRDefault="008D08FB">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02D80" w14:textId="77777777" w:rsidR="008D08FB" w:rsidRDefault="008D08FB">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516A6" w14:textId="77777777" w:rsidR="008D08FB" w:rsidRDefault="008D08FB">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EB8BC" w14:textId="77777777" w:rsidR="008D08FB" w:rsidRDefault="008D08FB">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249E1" w14:textId="77777777" w:rsidR="008D08FB" w:rsidRDefault="008D08FB">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F4494" w14:textId="77777777" w:rsidR="008D08FB" w:rsidRDefault="008D08FB">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25C59" w14:textId="77777777" w:rsidR="008D08FB" w:rsidRDefault="008D08FB">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809A5" w14:textId="77777777" w:rsidR="008D08FB" w:rsidRDefault="008D08FB">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997A9" w14:textId="77777777" w:rsidR="008D08FB" w:rsidRDefault="008D08F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5EF01" w14:textId="77777777" w:rsidR="008D08FB" w:rsidRDefault="008D08FB">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DC90E" w14:textId="77777777" w:rsidR="008D08FB" w:rsidRDefault="008D08FB">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01946" w14:textId="77777777" w:rsidR="008D08FB" w:rsidRDefault="008D08FB">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384E0" w14:textId="77777777" w:rsidR="008D08FB" w:rsidRDefault="008D08FB">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622B0" w14:textId="77777777" w:rsidR="008D08FB" w:rsidRDefault="008D08FB">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BB6EF" w14:textId="77777777" w:rsidR="008D08FB" w:rsidRDefault="008D08FB">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A70E9" w14:textId="77777777" w:rsidR="008D08FB" w:rsidRDefault="008D08FB">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556E0" w14:textId="77777777" w:rsidR="008D08FB" w:rsidRDefault="008D08FB">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0561A" w14:textId="77777777" w:rsidR="008D08FB" w:rsidRDefault="008D08F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8930C" w14:textId="77777777" w:rsidR="008D08FB" w:rsidRDefault="008D08F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27C6E" w14:textId="77777777" w:rsidR="008D08FB" w:rsidRDefault="008D08FB">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7965A" w14:textId="77777777" w:rsidR="008D08FB" w:rsidRDefault="008D08FB">
    <w:pPr>
      <w:spacing w:after="0" w:line="259" w:lineRule="auto"/>
      <w:ind w:left="0" w:firstLine="0"/>
      <w:jc w:val="center"/>
    </w:pPr>
    <w:r>
      <w:fldChar w:fldCharType="begin"/>
    </w:r>
    <w:r>
      <w:instrText xml:space="preserve"> PAGE   \* MERGEFORMAT </w:instrText>
    </w:r>
    <w:r>
      <w:fldChar w:fldCharType="separate"/>
    </w:r>
    <w:r>
      <w:t>ii</w:t>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DA6EF" w14:textId="77777777" w:rsidR="008D08FB" w:rsidRDefault="008D08FB">
    <w:pPr>
      <w:spacing w:after="0" w:line="259" w:lineRule="auto"/>
      <w:ind w:left="0" w:firstLine="0"/>
      <w:jc w:val="center"/>
    </w:pPr>
    <w:r>
      <w:fldChar w:fldCharType="begin"/>
    </w:r>
    <w:r>
      <w:instrText xml:space="preserve"> PAGE   \* MERGEFORMAT </w:instrText>
    </w:r>
    <w:r>
      <w:fldChar w:fldCharType="separate"/>
    </w:r>
    <w:r>
      <w:t>ii</w:t>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F0C0C" w14:textId="77777777" w:rsidR="008D08FB" w:rsidRDefault="008D08FB">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828F6" w14:textId="77777777" w:rsidR="008D08FB" w:rsidRDefault="008D08FB">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1FC3A" w14:textId="77777777" w:rsidR="008D08FB" w:rsidRDefault="008D08F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4F373" w14:textId="77777777" w:rsidR="00844A37" w:rsidRDefault="00844A37">
      <w:pPr>
        <w:spacing w:after="0" w:line="259" w:lineRule="auto"/>
        <w:ind w:left="269" w:firstLine="0"/>
        <w:jc w:val="left"/>
      </w:pPr>
      <w:r>
        <w:separator/>
      </w:r>
    </w:p>
  </w:footnote>
  <w:footnote w:type="continuationSeparator" w:id="0">
    <w:p w14:paraId="581FAF23" w14:textId="77777777" w:rsidR="00844A37" w:rsidRDefault="00844A37">
      <w:pPr>
        <w:spacing w:after="0" w:line="259" w:lineRule="auto"/>
        <w:ind w:left="269" w:firstLine="0"/>
        <w:jc w:val="left"/>
      </w:pPr>
      <w:r>
        <w:continuationSeparator/>
      </w:r>
    </w:p>
  </w:footnote>
  <w:footnote w:id="1">
    <w:p w14:paraId="61C52797" w14:textId="77777777" w:rsidR="008D08FB" w:rsidRDefault="008D08FB">
      <w:pPr>
        <w:pStyle w:val="footnotedescription"/>
      </w:pPr>
      <w:r>
        <w:rPr>
          <w:rStyle w:val="footnotemark"/>
        </w:rPr>
        <w:footnoteRef/>
      </w:r>
      <w:r>
        <w:t xml:space="preserve"> https://scikit-learn.org/stable/modules/generated/sklearn.svm.LinearSVC.html</w:t>
      </w:r>
    </w:p>
  </w:footnote>
  <w:footnote w:id="2">
    <w:p w14:paraId="638CC71C" w14:textId="77777777" w:rsidR="008D08FB" w:rsidRDefault="008D08FB">
      <w:pPr>
        <w:pStyle w:val="footnotedescription"/>
        <w:spacing w:after="8"/>
      </w:pPr>
      <w:r>
        <w:rPr>
          <w:rStyle w:val="footnotemark"/>
        </w:rPr>
        <w:footnoteRef/>
      </w:r>
      <w:r>
        <w:t xml:space="preserve"> </w:t>
      </w:r>
      <w:r>
        <w:t>https://pandas.pydata.org/</w:t>
      </w:r>
    </w:p>
  </w:footnote>
  <w:footnote w:id="3">
    <w:p w14:paraId="2ABF75A8" w14:textId="77777777" w:rsidR="008D08FB" w:rsidRDefault="008D08FB">
      <w:pPr>
        <w:pStyle w:val="footnotedescription"/>
        <w:spacing w:after="24"/>
      </w:pPr>
      <w:r>
        <w:rPr>
          <w:rStyle w:val="footnotemark"/>
        </w:rPr>
        <w:footnoteRef/>
      </w:r>
      <w:r>
        <w:t xml:space="preserve"> </w:t>
      </w:r>
      <w:r>
        <w:t>https://scikit-learn.org/stable/modules/generated/sklearn.svm.LinearSVC.html</w:t>
      </w:r>
    </w:p>
  </w:footnote>
  <w:footnote w:id="4">
    <w:p w14:paraId="0E118ADF" w14:textId="77777777" w:rsidR="008D08FB" w:rsidRPr="007E7DAB" w:rsidRDefault="008D08FB">
      <w:pPr>
        <w:pStyle w:val="footnotedescription"/>
        <w:spacing w:line="265" w:lineRule="auto"/>
        <w:rPr>
          <w:lang w:val="en-US"/>
        </w:rPr>
      </w:pPr>
      <w:r>
        <w:rPr>
          <w:rStyle w:val="footnotemark"/>
        </w:rPr>
        <w:footnoteRef/>
      </w:r>
      <w:r w:rsidRPr="007E7DAB">
        <w:rPr>
          <w:lang w:val="en-US"/>
        </w:rPr>
        <w:t xml:space="preserve"> </w:t>
      </w:r>
      <w:r w:rsidRPr="007E7DAB">
        <w:rPr>
          <w:lang w:val="en-US"/>
        </w:rPr>
        <w:t xml:space="preserve">https://scikit-learn.org/stable/modules/generated/sklearn.model selection.GridSearchCV.html </w:t>
      </w:r>
      <w:r w:rsidRPr="007E7DAB">
        <w:rPr>
          <w:vertAlign w:val="superscript"/>
          <w:lang w:val="en-US"/>
        </w:rPr>
        <w:t>4</w:t>
      </w:r>
      <w:r w:rsidRPr="007E7DAB">
        <w:rPr>
          <w:lang w:val="en-US"/>
        </w:rPr>
        <w:t>https://numpy.org/doc/stable/reference/generated/numpy.array split.html</w:t>
      </w:r>
    </w:p>
  </w:footnote>
  <w:footnote w:id="5">
    <w:p w14:paraId="52094282" w14:textId="77777777" w:rsidR="008D08FB" w:rsidRPr="007E7DAB" w:rsidRDefault="008D08FB">
      <w:pPr>
        <w:pStyle w:val="footnotedescription"/>
        <w:rPr>
          <w:lang w:val="en-US"/>
        </w:rPr>
      </w:pPr>
      <w:r>
        <w:rPr>
          <w:rStyle w:val="footnotemark"/>
        </w:rPr>
        <w:footnoteRef/>
      </w:r>
      <w:r w:rsidRPr="007E7DAB">
        <w:rPr>
          <w:lang w:val="en-US"/>
        </w:rPr>
        <w:t xml:space="preserve"> https://matplotlib.org/api/pyplot api.html</w:t>
      </w:r>
    </w:p>
  </w:footnote>
  <w:footnote w:id="6">
    <w:p w14:paraId="48496997" w14:textId="77777777" w:rsidR="008D08FB" w:rsidRPr="007E7DAB" w:rsidRDefault="008D08FB">
      <w:pPr>
        <w:pStyle w:val="footnotedescription"/>
        <w:rPr>
          <w:lang w:val="en-US"/>
        </w:rPr>
      </w:pPr>
      <w:r>
        <w:rPr>
          <w:rStyle w:val="footnotemark"/>
        </w:rPr>
        <w:footnoteRef/>
      </w:r>
      <w:r w:rsidRPr="007E7DAB">
        <w:rPr>
          <w:lang w:val="en-US"/>
        </w:rPr>
        <w:t xml:space="preserve"> https://scikit-learn.org/stable/modules/generated/sklearn.metrics.auc.html</w:t>
      </w:r>
    </w:p>
  </w:footnote>
  <w:footnote w:id="7">
    <w:p w14:paraId="4364A311" w14:textId="77777777" w:rsidR="008D08FB" w:rsidRPr="007E7DAB" w:rsidRDefault="008D08FB">
      <w:pPr>
        <w:pStyle w:val="footnotedescription"/>
        <w:spacing w:after="23"/>
        <w:rPr>
          <w:lang w:val="en-US"/>
        </w:rPr>
      </w:pPr>
      <w:r>
        <w:rPr>
          <w:rStyle w:val="footnotemark"/>
        </w:rPr>
        <w:footnoteRef/>
      </w:r>
      <w:r w:rsidRPr="007E7DAB">
        <w:rPr>
          <w:lang w:val="en-US"/>
        </w:rPr>
        <w:t xml:space="preserve"> </w:t>
      </w:r>
      <w:r w:rsidRPr="007E7DAB">
        <w:rPr>
          <w:lang w:val="en-US"/>
        </w:rPr>
        <w:t>The Google Colaboratory notebook used:</w:t>
      </w:r>
    </w:p>
    <w:p w14:paraId="06D09B85" w14:textId="77777777" w:rsidR="008D08FB" w:rsidRPr="007E7DAB" w:rsidRDefault="008D08FB">
      <w:pPr>
        <w:pStyle w:val="footnotedescription"/>
        <w:ind w:left="0"/>
        <w:rPr>
          <w:lang w:val="en-US"/>
        </w:rPr>
      </w:pPr>
      <w:hyperlink r:id="rId1">
        <w:r w:rsidRPr="007E7DAB">
          <w:rPr>
            <w:rFonts w:ascii="Calibri" w:eastAsia="Calibri" w:hAnsi="Calibri" w:cs="Calibri"/>
            <w:lang w:val="en-US"/>
          </w:rPr>
          <w:t>https://colab.research.google.com/drive/1VqZAmdta57YhgobA0WkQMqe_U9YIUnDl?</w:t>
        </w:r>
      </w:hyperlink>
    </w:p>
    <w:p w14:paraId="0BEAF6B7" w14:textId="77777777" w:rsidR="008D08FB" w:rsidRPr="007E7DAB" w:rsidRDefault="008D08FB">
      <w:pPr>
        <w:pStyle w:val="footnotedescription"/>
        <w:ind w:left="0"/>
        <w:rPr>
          <w:lang w:val="en-US"/>
        </w:rPr>
      </w:pPr>
      <w:hyperlink r:id="rId2">
        <w:r w:rsidRPr="007E7DAB">
          <w:rPr>
            <w:rFonts w:ascii="Calibri" w:eastAsia="Calibri" w:hAnsi="Calibri" w:cs="Calibri"/>
            <w:lang w:val="en-US"/>
          </w:rPr>
          <w:t>usp=sharing</w:t>
        </w:r>
      </w:hyperlink>
    </w:p>
  </w:footnote>
  <w:footnote w:id="8">
    <w:p w14:paraId="50078333" w14:textId="77777777" w:rsidR="008D08FB" w:rsidRPr="007E7DAB" w:rsidRDefault="008D08FB">
      <w:pPr>
        <w:pStyle w:val="footnotedescription"/>
        <w:rPr>
          <w:lang w:val="en-US"/>
        </w:rPr>
      </w:pPr>
      <w:r>
        <w:rPr>
          <w:rStyle w:val="footnotemark"/>
        </w:rPr>
        <w:footnoteRef/>
      </w:r>
      <w:r w:rsidRPr="007E7DAB">
        <w:rPr>
          <w:lang w:val="en-US"/>
        </w:rPr>
        <w:t xml:space="preserve"> </w:t>
      </w:r>
      <w:r w:rsidRPr="007E7DAB">
        <w:rPr>
          <w:lang w:val="en-US"/>
        </w:rPr>
        <w:t>https://scikit-learn.org/stable/modules/impute.html</w:t>
      </w:r>
    </w:p>
  </w:footnote>
  <w:footnote w:id="9">
    <w:p w14:paraId="4B41289F" w14:textId="77777777" w:rsidR="008D08FB" w:rsidRPr="007E7DAB" w:rsidRDefault="008D08FB">
      <w:pPr>
        <w:pStyle w:val="footnotedescription"/>
        <w:rPr>
          <w:lang w:val="en-US"/>
        </w:rPr>
      </w:pPr>
      <w:r>
        <w:rPr>
          <w:rStyle w:val="footnotemark"/>
        </w:rPr>
        <w:footnoteRef/>
      </w:r>
      <w:r w:rsidRPr="007E7DAB">
        <w:rPr>
          <w:lang w:val="en-US"/>
        </w:rPr>
        <w:t xml:space="preserve"> </w:t>
      </w:r>
      <w:hyperlink r:id="rId3">
        <w:r w:rsidRPr="007E7DAB">
          <w:rPr>
            <w:rFonts w:ascii="Calibri" w:eastAsia="Calibri" w:hAnsi="Calibri" w:cs="Calibri"/>
            <w:lang w:val="en-US"/>
          </w:rPr>
          <w:t>https://github.com/wfondrie/mokapot</w:t>
        </w:r>
      </w:hyperlink>
    </w:p>
  </w:footnote>
  <w:footnote w:id="10">
    <w:p w14:paraId="1DC04796" w14:textId="77777777" w:rsidR="008D08FB" w:rsidRPr="007E7DAB" w:rsidRDefault="008D08FB">
      <w:pPr>
        <w:pStyle w:val="footnotedescription"/>
        <w:rPr>
          <w:lang w:val="en-US"/>
        </w:rPr>
      </w:pPr>
      <w:r>
        <w:rPr>
          <w:rStyle w:val="footnotemark"/>
        </w:rPr>
        <w:footnoteRef/>
      </w:r>
      <w:r w:rsidRPr="007E7DAB">
        <w:rPr>
          <w:lang w:val="en-US"/>
        </w:rPr>
        <w:t xml:space="preserve"> </w:t>
      </w:r>
      <w:hyperlink r:id="rId4">
        <w:r w:rsidRPr="007E7DAB">
          <w:rPr>
            <w:rFonts w:ascii="Calibri" w:eastAsia="Calibri" w:hAnsi="Calibri" w:cs="Calibri"/>
            <w:lang w:val="en-US"/>
          </w:rPr>
          <w:t>https://scikit-learn.org/stable/modules/generated/sklearn.ensemble.</w:t>
        </w:r>
      </w:hyperlink>
    </w:p>
    <w:p w14:paraId="74870793" w14:textId="77777777" w:rsidR="008D08FB" w:rsidRDefault="008D08FB">
      <w:pPr>
        <w:pStyle w:val="footnotedescription"/>
        <w:ind w:left="0"/>
      </w:pPr>
      <w:hyperlink r:id="rId5">
        <w:r>
          <w:rPr>
            <w:rFonts w:ascii="Calibri" w:eastAsia="Calibri" w:hAnsi="Calibri" w:cs="Calibri"/>
          </w:rPr>
          <w:t>AdaBoostClassifier.html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03422" w14:textId="77777777" w:rsidR="008D08FB" w:rsidRDefault="008D08FB">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47D1C" w14:textId="77777777" w:rsidR="008D08FB" w:rsidRDefault="008D08FB">
    <w:pPr>
      <w:tabs>
        <w:tab w:val="center" w:pos="5540"/>
      </w:tabs>
      <w:spacing w:after="0" w:line="259" w:lineRule="auto"/>
      <w:ind w:left="0" w:firstLine="0"/>
      <w:jc w:val="left"/>
    </w:pPr>
    <w:r>
      <w:fldChar w:fldCharType="begin"/>
    </w:r>
    <w:r>
      <w:instrText xml:space="preserve"> PAGE   \* MERGEFORMAT </w:instrText>
    </w:r>
    <w:r>
      <w:fldChar w:fldCharType="separate"/>
    </w:r>
    <w:r>
      <w:t>1</w:t>
    </w:r>
    <w:r>
      <w:t>0</w:t>
    </w:r>
    <w:r>
      <w:fldChar w:fldCharType="end"/>
    </w:r>
    <w:r>
      <w:tab/>
    </w:r>
    <w:r>
      <w:rPr>
        <w:rFonts w:ascii="Calibri" w:eastAsia="Calibri" w:hAnsi="Calibri" w:cs="Calibri"/>
        <w:i/>
      </w:rPr>
      <w:t>CHAPTER 2. MATERIAL AND METHODS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C6F9C" w14:textId="77777777" w:rsidR="008D08FB" w:rsidRDefault="008D08FB">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B27A4" w14:textId="77777777" w:rsidR="008D08FB" w:rsidRDefault="008D08FB">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10599" w14:textId="77777777" w:rsidR="008D08FB" w:rsidRDefault="008D08FB">
    <w:pPr>
      <w:tabs>
        <w:tab w:val="right" w:pos="7937"/>
      </w:tabs>
      <w:spacing w:after="0" w:line="259" w:lineRule="auto"/>
      <w:ind w:left="0" w:firstLine="0"/>
      <w:jc w:val="left"/>
    </w:pPr>
    <w:r>
      <w:fldChar w:fldCharType="begin"/>
    </w:r>
    <w:r>
      <w:instrText xml:space="preserve"> PAGE   \* MERGEFORMAT </w:instrText>
    </w:r>
    <w:r>
      <w:fldChar w:fldCharType="separate"/>
    </w:r>
    <w:r>
      <w:t>1</w:t>
    </w:r>
    <w:r>
      <w:t>0</w:t>
    </w:r>
    <w:r>
      <w:fldChar w:fldCharType="end"/>
    </w:r>
    <w:r>
      <w:tab/>
    </w:r>
    <w:r>
      <w:rPr>
        <w:rFonts w:ascii="Calibri" w:eastAsia="Calibri" w:hAnsi="Calibri" w:cs="Calibri"/>
        <w:i/>
      </w:rPr>
      <w:t>CHAPTER 2. MATERIAL AND METHODS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1D56A" w14:textId="77777777" w:rsidR="008D08FB" w:rsidRPr="007E7DAB" w:rsidRDefault="008D08FB">
    <w:pPr>
      <w:spacing w:after="0" w:line="259" w:lineRule="auto"/>
      <w:ind w:left="0" w:firstLine="0"/>
      <w:rPr>
        <w:lang w:val="en-US"/>
      </w:rPr>
    </w:pPr>
    <w:r w:rsidRPr="007E7DAB">
      <w:rPr>
        <w:rFonts w:ascii="Calibri" w:eastAsia="Calibri" w:hAnsi="Calibri" w:cs="Calibri"/>
        <w:i/>
        <w:lang w:val="en-US"/>
      </w:rPr>
      <w:t xml:space="preserve">2.2. ADAPTING PERCOLATOR TO CROSS-LINK IDENTIFICATION </w:t>
    </w:r>
    <w:r>
      <w:fldChar w:fldCharType="begin"/>
    </w:r>
    <w:r w:rsidRPr="007E7DAB">
      <w:rPr>
        <w:lang w:val="en-US"/>
      </w:rPr>
      <w:instrText xml:space="preserve"> PAGE   \* MERGEFORMAT </w:instrText>
    </w:r>
    <w:r>
      <w:fldChar w:fldCharType="separate"/>
    </w:r>
    <w:r w:rsidRPr="007E7DAB">
      <w:rPr>
        <w:lang w:val="en-US"/>
      </w:rPr>
      <w:t>11</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DF6A6" w14:textId="77777777" w:rsidR="008D08FB" w:rsidRPr="007E7DAB" w:rsidRDefault="008D08FB">
    <w:pPr>
      <w:spacing w:after="0" w:line="259" w:lineRule="auto"/>
      <w:ind w:left="0" w:firstLine="0"/>
      <w:rPr>
        <w:lang w:val="en-US"/>
      </w:rPr>
    </w:pPr>
    <w:r w:rsidRPr="007E7DAB">
      <w:rPr>
        <w:rFonts w:ascii="Calibri" w:eastAsia="Calibri" w:hAnsi="Calibri" w:cs="Calibri"/>
        <w:i/>
        <w:lang w:val="en-US"/>
      </w:rPr>
      <w:t xml:space="preserve">2.2. ADAPTING PERCOLATOR TO CROSS-LINK IDENTIFICATION </w:t>
    </w:r>
    <w:r>
      <w:fldChar w:fldCharType="begin"/>
    </w:r>
    <w:r w:rsidRPr="007E7DAB">
      <w:rPr>
        <w:lang w:val="en-US"/>
      </w:rPr>
      <w:instrText xml:space="preserve"> PAGE   \* MERGEFORMAT </w:instrText>
    </w:r>
    <w:r>
      <w:fldChar w:fldCharType="separate"/>
    </w:r>
    <w:r w:rsidRPr="007E7DAB">
      <w:rPr>
        <w:lang w:val="en-US"/>
      </w:rPr>
      <w:t>11</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5C997" w14:textId="77777777" w:rsidR="008D08FB" w:rsidRDefault="008D08FB">
    <w:pPr>
      <w:tabs>
        <w:tab w:val="right" w:pos="7937"/>
      </w:tabs>
      <w:spacing w:after="0" w:line="259" w:lineRule="auto"/>
      <w:ind w:left="0" w:firstLine="0"/>
      <w:jc w:val="left"/>
    </w:pPr>
    <w:r>
      <w:fldChar w:fldCharType="begin"/>
    </w:r>
    <w:r>
      <w:instrText xml:space="preserve"> PAGE   \* MERGEFORMAT </w:instrText>
    </w:r>
    <w:r>
      <w:fldChar w:fldCharType="separate"/>
    </w:r>
    <w:r>
      <w:t>1</w:t>
    </w:r>
    <w:r>
      <w:t>8</w:t>
    </w:r>
    <w:r>
      <w:fldChar w:fldCharType="end"/>
    </w:r>
    <w:r>
      <w:tab/>
    </w:r>
    <w:r>
      <w:rPr>
        <w:rFonts w:ascii="Calibri" w:eastAsia="Calibri" w:hAnsi="Calibri" w:cs="Calibri"/>
        <w:i/>
      </w:rPr>
      <w:t>CHAPTER 3. RESULTS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4D981" w14:textId="77777777" w:rsidR="008D08FB" w:rsidRDefault="008D08FB">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82950" w14:textId="77777777" w:rsidR="008D08FB" w:rsidRDefault="008D08FB">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61FF5" w14:textId="77777777" w:rsidR="008D08FB" w:rsidRDefault="008D08FB">
    <w:pPr>
      <w:tabs>
        <w:tab w:val="right" w:pos="7937"/>
      </w:tabs>
      <w:spacing w:after="0" w:line="259" w:lineRule="auto"/>
      <w:ind w:left="0" w:firstLine="0"/>
      <w:jc w:val="left"/>
    </w:pPr>
    <w:r>
      <w:fldChar w:fldCharType="begin"/>
    </w:r>
    <w:r>
      <w:instrText xml:space="preserve"> PAGE   \* MERGEFORMAT </w:instrText>
    </w:r>
    <w:r>
      <w:fldChar w:fldCharType="separate"/>
    </w:r>
    <w:r>
      <w:t>1</w:t>
    </w:r>
    <w:r>
      <w:t>8</w:t>
    </w:r>
    <w:r>
      <w:fldChar w:fldCharType="end"/>
    </w:r>
    <w:r>
      <w:tab/>
    </w:r>
    <w:r>
      <w:rPr>
        <w:rFonts w:ascii="Calibri" w:eastAsia="Calibri" w:hAnsi="Calibri" w:cs="Calibri"/>
        <w:i/>
      </w:rPr>
      <w:t>CHAPTER 3. RESULTS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2C105" w14:textId="77777777" w:rsidR="008D08FB" w:rsidRDefault="008D08FB">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0E4C7" w14:textId="77777777" w:rsidR="008D08FB" w:rsidRPr="007E7DAB" w:rsidRDefault="008D08FB">
    <w:pPr>
      <w:spacing w:after="0" w:line="259" w:lineRule="auto"/>
      <w:ind w:left="0" w:firstLine="0"/>
      <w:rPr>
        <w:lang w:val="en-US"/>
      </w:rPr>
    </w:pPr>
    <w:r w:rsidRPr="007E7DAB">
      <w:rPr>
        <w:rFonts w:ascii="Calibri" w:eastAsia="Calibri" w:hAnsi="Calibri" w:cs="Calibri"/>
        <w:i/>
        <w:lang w:val="en-US"/>
      </w:rPr>
      <w:t xml:space="preserve">3.2. ADAPTING PERCOLATOR TO CROSS-LINK IDENTIFICATION </w:t>
    </w:r>
    <w:r>
      <w:fldChar w:fldCharType="begin"/>
    </w:r>
    <w:r w:rsidRPr="007E7DAB">
      <w:rPr>
        <w:lang w:val="en-US"/>
      </w:rPr>
      <w:instrText xml:space="preserve"> PAGE   \* MERGEFORMAT </w:instrText>
    </w:r>
    <w:r>
      <w:fldChar w:fldCharType="separate"/>
    </w:r>
    <w:r w:rsidRPr="007E7DAB">
      <w:rPr>
        <w:lang w:val="en-US"/>
      </w:rPr>
      <w:t>19</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1A932" w14:textId="77777777" w:rsidR="008D08FB" w:rsidRPr="007E7DAB" w:rsidRDefault="008D08FB">
    <w:pPr>
      <w:spacing w:after="0" w:line="259" w:lineRule="auto"/>
      <w:ind w:left="0" w:firstLine="0"/>
      <w:rPr>
        <w:lang w:val="en-US"/>
      </w:rPr>
    </w:pPr>
    <w:r w:rsidRPr="007E7DAB">
      <w:rPr>
        <w:rFonts w:ascii="Calibri" w:eastAsia="Calibri" w:hAnsi="Calibri" w:cs="Calibri"/>
        <w:i/>
        <w:lang w:val="en-US"/>
      </w:rPr>
      <w:t xml:space="preserve">3.2. ADAPTING PERCOLATOR TO CROSS-LINK IDENTIFICATION </w:t>
    </w:r>
    <w:r>
      <w:fldChar w:fldCharType="begin"/>
    </w:r>
    <w:r w:rsidRPr="007E7DAB">
      <w:rPr>
        <w:lang w:val="en-US"/>
      </w:rPr>
      <w:instrText xml:space="preserve"> PAGE   \* MERGEFORMAT </w:instrText>
    </w:r>
    <w:r>
      <w:fldChar w:fldCharType="separate"/>
    </w:r>
    <w:r w:rsidRPr="007E7DAB">
      <w:rPr>
        <w:lang w:val="en-US"/>
      </w:rPr>
      <w:t>19</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380C9" w14:textId="77777777" w:rsidR="008D08FB" w:rsidRDefault="008D08FB">
    <w:pPr>
      <w:tabs>
        <w:tab w:val="right" w:pos="7937"/>
      </w:tabs>
      <w:spacing w:after="0" w:line="259" w:lineRule="auto"/>
      <w:ind w:left="0" w:firstLine="0"/>
      <w:jc w:val="left"/>
    </w:pPr>
    <w:r>
      <w:fldChar w:fldCharType="begin"/>
    </w:r>
    <w:r>
      <w:instrText xml:space="preserve"> PAGE   \* MERGEFORMAT </w:instrText>
    </w:r>
    <w:r>
      <w:fldChar w:fldCharType="separate"/>
    </w:r>
    <w:r>
      <w:t>2</w:t>
    </w:r>
    <w:r>
      <w:t>6</w:t>
    </w:r>
    <w:r>
      <w:fldChar w:fldCharType="end"/>
    </w:r>
    <w:r>
      <w:tab/>
    </w:r>
    <w:r>
      <w:rPr>
        <w:rFonts w:ascii="Calibri" w:eastAsia="Calibri" w:hAnsi="Calibri" w:cs="Calibri"/>
        <w:i/>
      </w:rPr>
      <w:t>CHAPTER 4. DISCUSSION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5951" w14:textId="77777777" w:rsidR="008D08FB" w:rsidRDefault="008D08FB">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6F647" w14:textId="77777777" w:rsidR="008D08FB" w:rsidRDefault="008D08FB">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FB945" w14:textId="77777777" w:rsidR="008D08FB" w:rsidRDefault="008D08FB">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3C96E" w14:textId="77777777" w:rsidR="008D08FB" w:rsidRDefault="008D08FB">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0EEF7" w14:textId="77777777" w:rsidR="008D08FB" w:rsidRDefault="008D08FB">
    <w:pPr>
      <w:spacing w:after="0" w:line="259" w:lineRule="auto"/>
      <w:ind w:left="0" w:firstLine="0"/>
      <w:jc w:val="left"/>
    </w:pPr>
    <w:r>
      <w:fldChar w:fldCharType="begin"/>
    </w:r>
    <w:r>
      <w:instrText xml:space="preserve"> PAGE   \* MERGEFORMAT </w:instrText>
    </w:r>
    <w:r>
      <w:fldChar w:fldCharType="separate"/>
    </w:r>
    <w:r>
      <w:t>3</w:t>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47A6" w14:textId="77777777" w:rsidR="008D08FB" w:rsidRDefault="008D08F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4C140" w14:textId="77777777" w:rsidR="008D08FB" w:rsidRDefault="008D08FB">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F1720" w14:textId="77777777" w:rsidR="008D08FB" w:rsidRDefault="008D08FB">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BF298" w14:textId="77777777" w:rsidR="008D08FB" w:rsidRDefault="008D08FB">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8E94A" w14:textId="77777777" w:rsidR="008D08FB" w:rsidRDefault="008D08FB">
    <w:pPr>
      <w:tabs>
        <w:tab w:val="right" w:pos="7937"/>
      </w:tabs>
      <w:spacing w:after="0" w:line="259" w:lineRule="auto"/>
      <w:ind w:left="0" w:firstLine="0"/>
      <w:jc w:val="left"/>
    </w:pPr>
    <w:r>
      <w:fldChar w:fldCharType="begin"/>
    </w:r>
    <w:r>
      <w:instrText xml:space="preserve"> PAGE   \* MERGEFORMAT </w:instrText>
    </w:r>
    <w:r>
      <w:fldChar w:fldCharType="separate"/>
    </w:r>
    <w:r>
      <w:t>2</w:t>
    </w:r>
    <w:r>
      <w:fldChar w:fldCharType="end"/>
    </w:r>
    <w:r>
      <w:tab/>
    </w:r>
    <w:r>
      <w:rPr>
        <w:rFonts w:ascii="Calibri" w:eastAsia="Calibri" w:hAnsi="Calibri" w:cs="Calibri"/>
        <w:i/>
      </w:rPr>
      <w:t>CHAPTER 1. INTRODUCTION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84440" w14:textId="77777777" w:rsidR="008D08FB" w:rsidRDefault="008D08FB">
    <w:pPr>
      <w:tabs>
        <w:tab w:val="right" w:pos="7937"/>
      </w:tabs>
      <w:spacing w:after="0" w:line="259" w:lineRule="auto"/>
      <w:ind w:left="0" w:firstLine="0"/>
      <w:jc w:val="left"/>
    </w:pPr>
    <w:r>
      <w:rPr>
        <w:rFonts w:ascii="Calibri" w:eastAsia="Calibri" w:hAnsi="Calibri" w:cs="Calibri"/>
        <w:i/>
      </w:rPr>
      <w:t xml:space="preserve">1.1. </w:t>
    </w:r>
    <w:r>
      <w:rPr>
        <w:rFonts w:ascii="Calibri" w:eastAsia="Calibri" w:hAnsi="Calibri" w:cs="Calibri"/>
        <w:i/>
      </w:rPr>
      <w:t>BACKGROUND</w:t>
    </w:r>
    <w:r>
      <w:rPr>
        <w:rFonts w:ascii="Calibri" w:eastAsia="Calibri" w:hAnsi="Calibri" w:cs="Calibri"/>
        <w:i/>
      </w:rPr>
      <w:tab/>
    </w:r>
    <w:r>
      <w:fldChar w:fldCharType="begin"/>
    </w:r>
    <w:r>
      <w:instrText xml:space="preserve"> PAGE   \* MERGEFORMAT </w:instrText>
    </w:r>
    <w:r>
      <w:fldChar w:fldCharType="separate"/>
    </w:r>
    <w:r>
      <w:t>3</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5A9F3" w14:textId="77777777" w:rsidR="008D08FB" w:rsidRDefault="008D08F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957E8A"/>
    <w:multiLevelType w:val="hybridMultilevel"/>
    <w:tmpl w:val="C570F27A"/>
    <w:lvl w:ilvl="0" w:tplc="852C91BE">
      <w:start w:val="1"/>
      <w:numFmt w:val="bullet"/>
      <w:lvlText w:val=""/>
      <w:lvlJc w:val="left"/>
      <w:pPr>
        <w:ind w:left="720" w:hanging="360"/>
      </w:pPr>
      <w:rPr>
        <w:rFonts w:ascii="Wingdings" w:eastAsia="Cambria" w:hAnsi="Wingdings" w:cs="Cambri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9225BE3"/>
    <w:multiLevelType w:val="hybridMultilevel"/>
    <w:tmpl w:val="D4ECF5C2"/>
    <w:lvl w:ilvl="0" w:tplc="A988728A">
      <w:start w:val="1"/>
      <w:numFmt w:val="decimal"/>
      <w:lvlText w:val="[%1]"/>
      <w:lvlJc w:val="left"/>
      <w:pPr>
        <w:ind w:left="5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3F23DA4">
      <w:start w:val="1"/>
      <w:numFmt w:val="lowerLetter"/>
      <w:lvlText w:val="%2"/>
      <w:lvlJc w:val="left"/>
      <w:pPr>
        <w:ind w:left="11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08E3EB4">
      <w:start w:val="1"/>
      <w:numFmt w:val="lowerRoman"/>
      <w:lvlText w:val="%3"/>
      <w:lvlJc w:val="left"/>
      <w:pPr>
        <w:ind w:left="18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B3CFA46">
      <w:start w:val="1"/>
      <w:numFmt w:val="decimal"/>
      <w:lvlText w:val="%4"/>
      <w:lvlJc w:val="left"/>
      <w:pPr>
        <w:ind w:left="25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EE4BC36">
      <w:start w:val="1"/>
      <w:numFmt w:val="lowerLetter"/>
      <w:lvlText w:val="%5"/>
      <w:lvlJc w:val="left"/>
      <w:pPr>
        <w:ind w:left="33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B4CAFD0">
      <w:start w:val="1"/>
      <w:numFmt w:val="lowerRoman"/>
      <w:lvlText w:val="%6"/>
      <w:lvlJc w:val="left"/>
      <w:pPr>
        <w:ind w:left="40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D149F5A">
      <w:start w:val="1"/>
      <w:numFmt w:val="decimal"/>
      <w:lvlText w:val="%7"/>
      <w:lvlJc w:val="left"/>
      <w:pPr>
        <w:ind w:left="47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ADE4E58">
      <w:start w:val="1"/>
      <w:numFmt w:val="lowerLetter"/>
      <w:lvlText w:val="%8"/>
      <w:lvlJc w:val="left"/>
      <w:pPr>
        <w:ind w:left="5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7E4C160">
      <w:start w:val="1"/>
      <w:numFmt w:val="lowerRoman"/>
      <w:lvlText w:val="%9"/>
      <w:lvlJc w:val="left"/>
      <w:pPr>
        <w:ind w:left="6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DEE6F92"/>
    <w:multiLevelType w:val="hybridMultilevel"/>
    <w:tmpl w:val="D2942AD0"/>
    <w:lvl w:ilvl="0" w:tplc="E036203A">
      <w:start w:val="1"/>
      <w:numFmt w:val="bullet"/>
      <w:lvlText w:val=""/>
      <w:lvlJc w:val="left"/>
      <w:pPr>
        <w:ind w:left="720" w:hanging="360"/>
      </w:pPr>
      <w:rPr>
        <w:rFonts w:ascii="Wingdings" w:eastAsia="Cambria" w:hAnsi="Wingdings" w:cs="Cambri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15252F3"/>
    <w:multiLevelType w:val="multilevel"/>
    <w:tmpl w:val="F690BBDE"/>
    <w:lvl w:ilvl="0">
      <w:start w:val="1"/>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E8B20FF"/>
    <w:multiLevelType w:val="hybridMultilevel"/>
    <w:tmpl w:val="C36CA154"/>
    <w:lvl w:ilvl="0" w:tplc="0838C2C6">
      <w:start w:val="1"/>
      <w:numFmt w:val="bullet"/>
      <w:lvlText w:val=""/>
      <w:lvlJc w:val="left"/>
      <w:pPr>
        <w:ind w:left="720" w:hanging="360"/>
      </w:pPr>
      <w:rPr>
        <w:rFonts w:ascii="Wingdings" w:eastAsia="Cambria" w:hAnsi="Wingdings" w:cs="Cambri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F3B0A9B"/>
    <w:multiLevelType w:val="hybridMultilevel"/>
    <w:tmpl w:val="1D70AA4A"/>
    <w:lvl w:ilvl="0" w:tplc="52DA0892">
      <w:start w:val="4"/>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0276D8E2">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13609E2E">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F850A944">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2F46EDCC">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C8012BA">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AE847D48">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9EEAF246">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752C01C">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5"/>
  </w:num>
  <w:num w:numId="3">
    <w:abstractNumId w:val="1"/>
  </w:num>
  <w:num w:numId="4">
    <w:abstractNumId w:val="2"/>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imo Sachsenberg">
    <w15:presenceInfo w15:providerId="Windows Live" w15:userId="65f5c0a3831e66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BB4"/>
    <w:rsid w:val="000F4D9A"/>
    <w:rsid w:val="00233BB4"/>
    <w:rsid w:val="0031545D"/>
    <w:rsid w:val="00360FD2"/>
    <w:rsid w:val="00467D66"/>
    <w:rsid w:val="004B5216"/>
    <w:rsid w:val="004D5A06"/>
    <w:rsid w:val="005246BE"/>
    <w:rsid w:val="005B108A"/>
    <w:rsid w:val="006475E1"/>
    <w:rsid w:val="006A65D3"/>
    <w:rsid w:val="006C4998"/>
    <w:rsid w:val="007B3D5D"/>
    <w:rsid w:val="007C7C63"/>
    <w:rsid w:val="007D1B28"/>
    <w:rsid w:val="007E7DAB"/>
    <w:rsid w:val="007F22E0"/>
    <w:rsid w:val="00844A37"/>
    <w:rsid w:val="00897848"/>
    <w:rsid w:val="008A0BF8"/>
    <w:rsid w:val="008D08FB"/>
    <w:rsid w:val="009326D5"/>
    <w:rsid w:val="00AA0188"/>
    <w:rsid w:val="00B91B1E"/>
    <w:rsid w:val="00C14DE4"/>
    <w:rsid w:val="00DE15E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EE2A"/>
  <w15:docId w15:val="{E118EF19-AF37-4437-9E45-F49497E64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7"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411"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31" w:line="264" w:lineRule="auto"/>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135" w:line="265" w:lineRule="auto"/>
      <w:ind w:left="10"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165"/>
      <w:ind w:left="361" w:hanging="10"/>
      <w:outlineLvl w:val="3"/>
    </w:pPr>
    <w:rPr>
      <w:rFonts w:ascii="Cambria" w:eastAsia="Cambria" w:hAnsi="Cambria" w:cs="Cambria"/>
      <w:b/>
      <w:color w:val="000000"/>
      <w:sz w:val="24"/>
    </w:rPr>
  </w:style>
  <w:style w:type="paragraph" w:styleId="Heading5">
    <w:name w:val="heading 5"/>
    <w:next w:val="Normal"/>
    <w:link w:val="Heading5Char"/>
    <w:uiPriority w:val="9"/>
    <w:unhideWhenUsed/>
    <w:qFormat/>
    <w:pPr>
      <w:keepNext/>
      <w:keepLines/>
      <w:spacing w:after="187" w:line="265" w:lineRule="auto"/>
      <w:ind w:left="10" w:hanging="10"/>
      <w:jc w:val="center"/>
      <w:outlineLvl w:val="4"/>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50"/>
    </w:rPr>
  </w:style>
  <w:style w:type="paragraph" w:customStyle="1" w:styleId="footnotedescription">
    <w:name w:val="footnote description"/>
    <w:next w:val="Normal"/>
    <w:link w:val="footnotedescriptionChar"/>
    <w:hidden/>
    <w:pPr>
      <w:spacing w:after="0"/>
      <w:ind w:left="269"/>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Heading2Char">
    <w:name w:val="Heading 2 Char"/>
    <w:link w:val="Heading2"/>
    <w:rPr>
      <w:rFonts w:ascii="Cambria" w:eastAsia="Cambria" w:hAnsi="Cambria" w:cs="Cambria"/>
      <w:b/>
      <w:color w:val="000000"/>
      <w:sz w:val="34"/>
    </w:rPr>
  </w:style>
  <w:style w:type="character" w:customStyle="1" w:styleId="Heading5Char">
    <w:name w:val="Heading 5 Char"/>
    <w:link w:val="Heading5"/>
    <w:rPr>
      <w:rFonts w:ascii="Cambria" w:eastAsia="Cambria" w:hAnsi="Cambria" w:cs="Cambria"/>
      <w:b/>
      <w:color w:val="000000"/>
      <w:sz w:val="22"/>
    </w:rPr>
  </w:style>
  <w:style w:type="character" w:customStyle="1" w:styleId="Heading4Char">
    <w:name w:val="Heading 4 Char"/>
    <w:link w:val="Heading4"/>
    <w:rPr>
      <w:rFonts w:ascii="Cambria" w:eastAsia="Cambria" w:hAnsi="Cambria" w:cs="Cambria"/>
      <w:b/>
      <w:color w:val="000000"/>
      <w:sz w:val="2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7E7DAB"/>
    <w:rPr>
      <w:sz w:val="16"/>
      <w:szCs w:val="16"/>
    </w:rPr>
  </w:style>
  <w:style w:type="paragraph" w:styleId="CommentText">
    <w:name w:val="annotation text"/>
    <w:basedOn w:val="Normal"/>
    <w:link w:val="CommentTextChar"/>
    <w:uiPriority w:val="99"/>
    <w:semiHidden/>
    <w:unhideWhenUsed/>
    <w:rsid w:val="007E7DAB"/>
    <w:pPr>
      <w:spacing w:line="240" w:lineRule="auto"/>
    </w:pPr>
    <w:rPr>
      <w:sz w:val="20"/>
      <w:szCs w:val="20"/>
    </w:rPr>
  </w:style>
  <w:style w:type="character" w:customStyle="1" w:styleId="CommentTextChar">
    <w:name w:val="Comment Text Char"/>
    <w:basedOn w:val="DefaultParagraphFont"/>
    <w:link w:val="CommentText"/>
    <w:uiPriority w:val="99"/>
    <w:semiHidden/>
    <w:rsid w:val="007E7DAB"/>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7E7DAB"/>
    <w:rPr>
      <w:b/>
      <w:bCs/>
    </w:rPr>
  </w:style>
  <w:style w:type="character" w:customStyle="1" w:styleId="CommentSubjectChar">
    <w:name w:val="Comment Subject Char"/>
    <w:basedOn w:val="CommentTextChar"/>
    <w:link w:val="CommentSubject"/>
    <w:uiPriority w:val="99"/>
    <w:semiHidden/>
    <w:rsid w:val="007E7DAB"/>
    <w:rPr>
      <w:rFonts w:ascii="Cambria" w:eastAsia="Cambria" w:hAnsi="Cambria" w:cs="Cambria"/>
      <w:b/>
      <w:bCs/>
      <w:color w:val="000000"/>
      <w:sz w:val="20"/>
      <w:szCs w:val="20"/>
    </w:rPr>
  </w:style>
  <w:style w:type="paragraph" w:styleId="BalloonText">
    <w:name w:val="Balloon Text"/>
    <w:basedOn w:val="Normal"/>
    <w:link w:val="BalloonTextChar"/>
    <w:uiPriority w:val="99"/>
    <w:semiHidden/>
    <w:unhideWhenUsed/>
    <w:rsid w:val="007E7D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DAB"/>
    <w:rPr>
      <w:rFonts w:ascii="Segoe UI" w:eastAsia="Cambria"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footer" Target="footer21.xml"/><Relationship Id="rId21" Type="http://schemas.openxmlformats.org/officeDocument/2006/relationships/header" Target="header6.xml"/><Relationship Id="rId84" Type="http://schemas.openxmlformats.org/officeDocument/2006/relationships/header" Target="header10.xml"/><Relationship Id="rId138" Type="http://schemas.openxmlformats.org/officeDocument/2006/relationships/image" Target="media/image190.jpg"/><Relationship Id="rId159" Type="http://schemas.openxmlformats.org/officeDocument/2006/relationships/header" Target="header24.xml"/><Relationship Id="rId170" Type="http://schemas.openxmlformats.org/officeDocument/2006/relationships/hyperlink" Target="https://doi.org/10.1016/s1044-0305(02)00352-5" TargetMode="External"/><Relationship Id="rId107" Type="http://schemas.openxmlformats.org/officeDocument/2006/relationships/header" Target="header17.xml"/><Relationship Id="rId11" Type="http://schemas.openxmlformats.org/officeDocument/2006/relationships/header" Target="header1.xml"/><Relationship Id="rId74" Type="http://schemas.openxmlformats.org/officeDocument/2006/relationships/header" Target="header7.xml"/><Relationship Id="rId128" Type="http://schemas.openxmlformats.org/officeDocument/2006/relationships/image" Target="media/image13.jpg"/><Relationship Id="rId149" Type="http://schemas.openxmlformats.org/officeDocument/2006/relationships/hyperlink" Target="https://doi.org/10.1136/bmj.b158" TargetMode="External"/><Relationship Id="rId5" Type="http://schemas.openxmlformats.org/officeDocument/2006/relationships/footnotes" Target="footnotes.xml"/><Relationship Id="rId90" Type="http://schemas.openxmlformats.org/officeDocument/2006/relationships/image" Target="media/image14.png"/><Relationship Id="rId95" Type="http://schemas.openxmlformats.org/officeDocument/2006/relationships/header" Target="header15.xml"/><Relationship Id="rId160" Type="http://schemas.openxmlformats.org/officeDocument/2006/relationships/footer" Target="footer24.xml"/><Relationship Id="rId165" Type="http://schemas.openxmlformats.org/officeDocument/2006/relationships/hyperlink" Target="https://doi.org/10.1038/nmeth1113" TargetMode="External"/><Relationship Id="rId181" Type="http://schemas.openxmlformats.org/officeDocument/2006/relationships/header" Target="header27.xml"/><Relationship Id="rId22" Type="http://schemas.openxmlformats.org/officeDocument/2006/relationships/footer" Target="footer6.xml"/><Relationship Id="rId27" Type="http://schemas.openxmlformats.org/officeDocument/2006/relationships/image" Target="media/image5.jpg"/><Relationship Id="rId113" Type="http://schemas.openxmlformats.org/officeDocument/2006/relationships/header" Target="header20.xml"/><Relationship Id="rId118" Type="http://schemas.openxmlformats.org/officeDocument/2006/relationships/image" Target="media/image20.jpg"/><Relationship Id="rId134" Type="http://schemas.openxmlformats.org/officeDocument/2006/relationships/image" Target="media/image170.jpg"/><Relationship Id="rId139" Type="http://schemas.openxmlformats.org/officeDocument/2006/relationships/image" Target="media/image31.jpg"/><Relationship Id="rId80" Type="http://schemas.openxmlformats.org/officeDocument/2006/relationships/image" Target="media/image10.png"/><Relationship Id="rId85" Type="http://schemas.openxmlformats.org/officeDocument/2006/relationships/header" Target="header11.xml"/><Relationship Id="rId150" Type="http://schemas.openxmlformats.org/officeDocument/2006/relationships/hyperlink" Target="https://doi.org/10.1136/bmj.b158" TargetMode="External"/><Relationship Id="rId155" Type="http://schemas.openxmlformats.org/officeDocument/2006/relationships/header" Target="header22.xml"/><Relationship Id="rId171" Type="http://schemas.openxmlformats.org/officeDocument/2006/relationships/hyperlink" Target="https://doi.org/10.1021/pr025556v" TargetMode="External"/><Relationship Id="rId176" Type="http://schemas.openxmlformats.org/officeDocument/2006/relationships/hyperlink" Target="https://doi.org/10.1038/nature13319" TargetMode="External"/><Relationship Id="rId12" Type="http://schemas.openxmlformats.org/officeDocument/2006/relationships/header" Target="header2.xml"/><Relationship Id="rId17" Type="http://schemas.openxmlformats.org/officeDocument/2006/relationships/header" Target="header4.xml"/><Relationship Id="rId103" Type="http://schemas.openxmlformats.org/officeDocument/2006/relationships/image" Target="media/image60.jpg"/><Relationship Id="rId108" Type="http://schemas.openxmlformats.org/officeDocument/2006/relationships/footer" Target="footer16.xml"/><Relationship Id="rId124" Type="http://schemas.openxmlformats.org/officeDocument/2006/relationships/image" Target="media/image11.jpg"/><Relationship Id="rId129" Type="http://schemas.openxmlformats.org/officeDocument/2006/relationships/image" Target="media/image14.jpg"/><Relationship Id="rId70" Type="http://schemas.openxmlformats.org/officeDocument/2006/relationships/image" Target="media/image2.jpg"/><Relationship Id="rId75" Type="http://schemas.openxmlformats.org/officeDocument/2006/relationships/header" Target="header8.xml"/><Relationship Id="rId91" Type="http://schemas.openxmlformats.org/officeDocument/2006/relationships/header" Target="header13.xml"/><Relationship Id="rId96" Type="http://schemas.openxmlformats.org/officeDocument/2006/relationships/footer" Target="footer15.xml"/><Relationship Id="rId140" Type="http://schemas.openxmlformats.org/officeDocument/2006/relationships/image" Target="media/image32.jpg"/><Relationship Id="rId145" Type="http://schemas.openxmlformats.org/officeDocument/2006/relationships/hyperlink" Target="https://scikit-learn.org/stable/modules/classes.html?highlight=feature%20selection" TargetMode="External"/><Relationship Id="rId161" Type="http://schemas.openxmlformats.org/officeDocument/2006/relationships/hyperlink" Target="https://doi.org/10.1186/1471-2105-13-s16-s3" TargetMode="External"/><Relationship Id="rId166" Type="http://schemas.openxmlformats.org/officeDocument/2006/relationships/hyperlink" Target="https://doi.org/10.1038/nmeth1113" TargetMode="External"/><Relationship Id="rId182" Type="http://schemas.openxmlformats.org/officeDocument/2006/relationships/footer" Target="footer27.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png"/><Relationship Id="rId28" Type="http://schemas.openxmlformats.org/officeDocument/2006/relationships/image" Target="media/image6.jpg"/><Relationship Id="rId114" Type="http://schemas.openxmlformats.org/officeDocument/2006/relationships/footer" Target="footer19.xml"/><Relationship Id="rId119" Type="http://schemas.openxmlformats.org/officeDocument/2006/relationships/image" Target="media/image21.jpg"/><Relationship Id="rId81" Type="http://schemas.openxmlformats.org/officeDocument/2006/relationships/image" Target="media/image11.png"/><Relationship Id="rId86" Type="http://schemas.openxmlformats.org/officeDocument/2006/relationships/footer" Target="footer10.xml"/><Relationship Id="rId130" Type="http://schemas.openxmlformats.org/officeDocument/2006/relationships/image" Target="media/image26.jpg"/><Relationship Id="rId135" Type="http://schemas.openxmlformats.org/officeDocument/2006/relationships/image" Target="media/image29.jpg"/><Relationship Id="rId151" Type="http://schemas.openxmlformats.org/officeDocument/2006/relationships/hyperlink" Target="https://doi.org/10.1093/bioinformatics/bth092" TargetMode="External"/><Relationship Id="rId156" Type="http://schemas.openxmlformats.org/officeDocument/2006/relationships/header" Target="header23.xml"/><Relationship Id="rId177" Type="http://schemas.openxmlformats.org/officeDocument/2006/relationships/header" Target="header25.xml"/><Relationship Id="rId172" Type="http://schemas.openxmlformats.org/officeDocument/2006/relationships/hyperlink" Target="https://doi.org/10.1021/pr025556v" TargetMode="External"/><Relationship Id="rId13" Type="http://schemas.openxmlformats.org/officeDocument/2006/relationships/footer" Target="footer1.xml"/><Relationship Id="rId18" Type="http://schemas.openxmlformats.org/officeDocument/2006/relationships/header" Target="header5.xml"/><Relationship Id="rId109" Type="http://schemas.openxmlformats.org/officeDocument/2006/relationships/footer" Target="footer17.xml"/><Relationship Id="rId76" Type="http://schemas.openxmlformats.org/officeDocument/2006/relationships/footer" Target="footer7.xml"/><Relationship Id="rId97" Type="http://schemas.openxmlformats.org/officeDocument/2006/relationships/image" Target="media/image15.jpg"/><Relationship Id="rId104" Type="http://schemas.openxmlformats.org/officeDocument/2006/relationships/image" Target="media/image70.jpg"/><Relationship Id="rId120" Type="http://schemas.openxmlformats.org/officeDocument/2006/relationships/image" Target="media/image9.jpg"/><Relationship Id="rId125" Type="http://schemas.openxmlformats.org/officeDocument/2006/relationships/image" Target="media/image12.jpg"/><Relationship Id="rId141" Type="http://schemas.openxmlformats.org/officeDocument/2006/relationships/image" Target="media/image200.jpg"/><Relationship Id="rId146" Type="http://schemas.openxmlformats.org/officeDocument/2006/relationships/hyperlink" Target="https://scikit-learn.org/stable/modules/classes.html?highlight=feature%20selection" TargetMode="External"/><Relationship Id="rId167" Type="http://schemas.openxmlformats.org/officeDocument/2006/relationships/hyperlink" Target="https://doi.org/10.1038/nmeth1113" TargetMode="External"/><Relationship Id="rId7" Type="http://schemas.openxmlformats.org/officeDocument/2006/relationships/comments" Target="comments.xml"/><Relationship Id="rId71" Type="http://schemas.openxmlformats.org/officeDocument/2006/relationships/image" Target="media/image3.jpg"/><Relationship Id="rId92" Type="http://schemas.openxmlformats.org/officeDocument/2006/relationships/header" Target="header14.xml"/><Relationship Id="rId162" Type="http://schemas.openxmlformats.org/officeDocument/2006/relationships/hyperlink" Target="https://doi.org/10.1186/1471-2105-13-s16-s3"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7.jpg"/><Relationship Id="rId24" Type="http://schemas.openxmlformats.org/officeDocument/2006/relationships/image" Target="media/image2.png"/><Relationship Id="rId87" Type="http://schemas.openxmlformats.org/officeDocument/2006/relationships/footer" Target="footer11.xml"/><Relationship Id="rId110" Type="http://schemas.openxmlformats.org/officeDocument/2006/relationships/header" Target="header18.xml"/><Relationship Id="rId115" Type="http://schemas.openxmlformats.org/officeDocument/2006/relationships/footer" Target="footer20.xml"/><Relationship Id="rId131" Type="http://schemas.openxmlformats.org/officeDocument/2006/relationships/image" Target="media/image27.jpg"/><Relationship Id="rId136" Type="http://schemas.openxmlformats.org/officeDocument/2006/relationships/image" Target="media/image30.jpg"/><Relationship Id="rId157" Type="http://schemas.openxmlformats.org/officeDocument/2006/relationships/footer" Target="footer22.xml"/><Relationship Id="rId178" Type="http://schemas.openxmlformats.org/officeDocument/2006/relationships/header" Target="header26.xml"/><Relationship Id="rId82" Type="http://schemas.openxmlformats.org/officeDocument/2006/relationships/image" Target="media/image12.png"/><Relationship Id="rId152" Type="http://schemas.openxmlformats.org/officeDocument/2006/relationships/hyperlink" Target="https://doi.org/10.1093/bioinformatics/bth092" TargetMode="External"/><Relationship Id="rId173" Type="http://schemas.openxmlformats.org/officeDocument/2006/relationships/hyperlink" Target="https://doi.org/10.1021/pr025556v" TargetMode="External"/><Relationship Id="rId19" Type="http://schemas.openxmlformats.org/officeDocument/2006/relationships/footer" Target="footer4.xml"/><Relationship Id="rId14" Type="http://schemas.openxmlformats.org/officeDocument/2006/relationships/footer" Target="footer2.xml"/><Relationship Id="rId77" Type="http://schemas.openxmlformats.org/officeDocument/2006/relationships/footer" Target="footer8.xml"/><Relationship Id="rId100" Type="http://schemas.openxmlformats.org/officeDocument/2006/relationships/image" Target="media/image50.jpg"/><Relationship Id="rId105" Type="http://schemas.openxmlformats.org/officeDocument/2006/relationships/image" Target="media/image19.jpg"/><Relationship Id="rId126" Type="http://schemas.openxmlformats.org/officeDocument/2006/relationships/image" Target="media/image24.jpg"/><Relationship Id="rId147" Type="http://schemas.openxmlformats.org/officeDocument/2006/relationships/hyperlink" Target="https://doi.org/10.1007/978-1-4939-3106-4_7" TargetMode="External"/><Relationship Id="rId168" Type="http://schemas.openxmlformats.org/officeDocument/2006/relationships/hyperlink" Target="https://doi.org/10.1038/nature13302" TargetMode="External"/><Relationship Id="rId8" Type="http://schemas.microsoft.com/office/2011/relationships/commentsExtended" Target="commentsExtended.xml"/><Relationship Id="rId72" Type="http://schemas.openxmlformats.org/officeDocument/2006/relationships/image" Target="media/image8.png"/><Relationship Id="rId93" Type="http://schemas.openxmlformats.org/officeDocument/2006/relationships/footer" Target="footer13.xml"/><Relationship Id="rId98" Type="http://schemas.openxmlformats.org/officeDocument/2006/relationships/image" Target="media/image16.jpg"/><Relationship Id="rId121" Type="http://schemas.openxmlformats.org/officeDocument/2006/relationships/image" Target="media/image10.jpg"/><Relationship Id="rId142" Type="http://schemas.openxmlformats.org/officeDocument/2006/relationships/image" Target="media/image210.jpg"/><Relationship Id="rId163" Type="http://schemas.openxmlformats.org/officeDocument/2006/relationships/hyperlink" Target="https://doi.org/10.1016/j.cbpa.2008.07.024" TargetMode="External"/><Relationship Id="rId184" Type="http://schemas.microsoft.com/office/2011/relationships/people" Target="people.xml"/><Relationship Id="rId3" Type="http://schemas.openxmlformats.org/officeDocument/2006/relationships/settings" Target="settings.xml"/><Relationship Id="rId25" Type="http://schemas.openxmlformats.org/officeDocument/2006/relationships/image" Target="media/image3.png"/><Relationship Id="rId116" Type="http://schemas.openxmlformats.org/officeDocument/2006/relationships/header" Target="header21.xml"/><Relationship Id="rId137" Type="http://schemas.openxmlformats.org/officeDocument/2006/relationships/image" Target="media/image180.jpg"/><Relationship Id="rId158" Type="http://schemas.openxmlformats.org/officeDocument/2006/relationships/footer" Target="footer23.xml"/><Relationship Id="rId20" Type="http://schemas.openxmlformats.org/officeDocument/2006/relationships/footer" Target="footer5.xml"/><Relationship Id="rId83" Type="http://schemas.openxmlformats.org/officeDocument/2006/relationships/image" Target="media/image13.png"/><Relationship Id="rId88" Type="http://schemas.openxmlformats.org/officeDocument/2006/relationships/header" Target="header12.xml"/><Relationship Id="rId111" Type="http://schemas.openxmlformats.org/officeDocument/2006/relationships/footer" Target="footer18.xml"/><Relationship Id="rId132" Type="http://schemas.openxmlformats.org/officeDocument/2006/relationships/image" Target="media/image28.jpg"/><Relationship Id="rId153" Type="http://schemas.openxmlformats.org/officeDocument/2006/relationships/hyperlink" Target="https://doi.org/10.1093/bioinformatics/bth092" TargetMode="External"/><Relationship Id="rId174" Type="http://schemas.openxmlformats.org/officeDocument/2006/relationships/hyperlink" Target="https://doi.org/10.1038/nature13319" TargetMode="External"/><Relationship Id="rId179" Type="http://schemas.openxmlformats.org/officeDocument/2006/relationships/footer" Target="footer25.xml"/><Relationship Id="rId15" Type="http://schemas.openxmlformats.org/officeDocument/2006/relationships/header" Target="header3.xml"/><Relationship Id="rId106" Type="http://schemas.openxmlformats.org/officeDocument/2006/relationships/header" Target="header16.xml"/><Relationship Id="rId127" Type="http://schemas.openxmlformats.org/officeDocument/2006/relationships/image" Target="media/image25.jpg"/><Relationship Id="rId10" Type="http://schemas.microsoft.com/office/2018/08/relationships/commentsExtensible" Target="commentsExtensible.xml"/><Relationship Id="rId73" Type="http://schemas.openxmlformats.org/officeDocument/2006/relationships/image" Target="media/image9.png"/><Relationship Id="rId78" Type="http://schemas.openxmlformats.org/officeDocument/2006/relationships/header" Target="header9.xml"/><Relationship Id="rId94" Type="http://schemas.openxmlformats.org/officeDocument/2006/relationships/footer" Target="footer14.xml"/><Relationship Id="rId99" Type="http://schemas.openxmlformats.org/officeDocument/2006/relationships/image" Target="media/image4.jpg"/><Relationship Id="rId101" Type="http://schemas.openxmlformats.org/officeDocument/2006/relationships/image" Target="media/image17.jpg"/><Relationship Id="rId122" Type="http://schemas.openxmlformats.org/officeDocument/2006/relationships/image" Target="media/image22.jpg"/><Relationship Id="rId143" Type="http://schemas.openxmlformats.org/officeDocument/2006/relationships/image" Target="media/image33.png"/><Relationship Id="rId148" Type="http://schemas.openxmlformats.org/officeDocument/2006/relationships/hyperlink" Target="https://doi.org/10.1039/c2cs15331a" TargetMode="External"/><Relationship Id="rId164" Type="http://schemas.openxmlformats.org/officeDocument/2006/relationships/hyperlink" Target="https://doi.org/10.1016/j.cbpa.2008.07.024" TargetMode="External"/><Relationship Id="rId169" Type="http://schemas.openxmlformats.org/officeDocument/2006/relationships/hyperlink" Target="https://doi.org/10.1016/s1044-0305(02)00352-5" TargetMode="External"/><Relationship Id="rId185"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footer" Target="footer26.xml"/><Relationship Id="rId26" Type="http://schemas.openxmlformats.org/officeDocument/2006/relationships/image" Target="media/image4.png"/><Relationship Id="rId89" Type="http://schemas.openxmlformats.org/officeDocument/2006/relationships/footer" Target="footer12.xml"/><Relationship Id="rId112" Type="http://schemas.openxmlformats.org/officeDocument/2006/relationships/header" Target="header19.xml"/><Relationship Id="rId133" Type="http://schemas.openxmlformats.org/officeDocument/2006/relationships/image" Target="media/image160.jpg"/><Relationship Id="rId154" Type="http://schemas.openxmlformats.org/officeDocument/2006/relationships/hyperlink" Target="https://doi.org/10.1016/j.patrec.2005.10.010" TargetMode="External"/><Relationship Id="rId175" Type="http://schemas.openxmlformats.org/officeDocument/2006/relationships/hyperlink" Target="https://doi.org/10.1038/nature13319" TargetMode="External"/><Relationship Id="rId16" Type="http://schemas.openxmlformats.org/officeDocument/2006/relationships/footer" Target="footer3.xml"/><Relationship Id="rId79" Type="http://schemas.openxmlformats.org/officeDocument/2006/relationships/footer" Target="footer9.xml"/><Relationship Id="rId102" Type="http://schemas.openxmlformats.org/officeDocument/2006/relationships/image" Target="media/image18.jpg"/><Relationship Id="rId123" Type="http://schemas.openxmlformats.org/officeDocument/2006/relationships/image" Target="media/image23.jpg"/><Relationship Id="rId144"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wfondrie/mokapot" TargetMode="External"/><Relationship Id="rId2" Type="http://schemas.openxmlformats.org/officeDocument/2006/relationships/hyperlink" Target="https://colab.research.google.com/drive/1VqZAmdta57YhgobA0WkQMqe_U9YIUnDl?usp=sharing" TargetMode="External"/><Relationship Id="rId1" Type="http://schemas.openxmlformats.org/officeDocument/2006/relationships/hyperlink" Target="https://colab.research.google.com/drive/1VqZAmdta57YhgobA0WkQMqe_U9YIUnDl?usp=sharing" TargetMode="External"/><Relationship Id="rId5" Type="http://schemas.openxmlformats.org/officeDocument/2006/relationships/hyperlink" Target="https://scikit-learn.org/stable/modules/generated/sklearn.ensemble.AdaBoostClassifier.html" TargetMode="External"/><Relationship Id="rId4" Type="http://schemas.openxmlformats.org/officeDocument/2006/relationships/hyperlink" Target="https://scikit-learn.org/stable/modules/generated/sklearn.ensemble.AdaBoost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8256</Words>
  <Characters>52016</Characters>
  <Application>Microsoft Office Word</Application>
  <DocSecurity>0</DocSecurity>
  <Lines>433</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Sachsenberg</dc:creator>
  <cp:keywords/>
  <cp:lastModifiedBy>Timo Sachsenberg</cp:lastModifiedBy>
  <cp:revision>2</cp:revision>
  <dcterms:created xsi:type="dcterms:W3CDTF">2020-08-10T15:19:00Z</dcterms:created>
  <dcterms:modified xsi:type="dcterms:W3CDTF">2020-08-10T15:19:00Z</dcterms:modified>
</cp:coreProperties>
</file>